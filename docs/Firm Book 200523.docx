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EB44" w14:textId="77777777" w:rsidR="302EFE19" w:rsidRDefault="302EFE19" w:rsidP="302EFE19">
      <w:pPr>
        <w:rPr>
          <w:rFonts w:ascii="Bookman Old Style" w:eastAsia="Bookman Old Style" w:hAnsi="Bookman Old Style" w:cs="Bookman Old Style"/>
          <w:b/>
          <w:bCs/>
          <w:i/>
          <w:iCs/>
          <w:sz w:val="24"/>
          <w:szCs w:val="24"/>
        </w:rPr>
      </w:pPr>
      <w:r w:rsidRPr="302EFE19">
        <w:rPr>
          <w:rFonts w:ascii="Bookman Old Style" w:eastAsia="Bookman Old Style" w:hAnsi="Bookman Old Style" w:cs="Bookman Old Style"/>
          <w:b/>
          <w:bCs/>
          <w:sz w:val="24"/>
          <w:szCs w:val="24"/>
        </w:rPr>
        <w:t>Chapter 1: Take a self-assessment before you begin</w:t>
      </w:r>
    </w:p>
    <w:p w14:paraId="74B06079" w14:textId="77777777" w:rsidR="51C4C4D3" w:rsidRDefault="0C5EEA01" w:rsidP="0C5EEA01">
      <w:pPr>
        <w:rPr>
          <w:rFonts w:ascii="Bookman Old Style" w:eastAsia="Bookman Old Style" w:hAnsi="Bookman Old Style" w:cs="Bookman Old Style"/>
          <w:i/>
          <w:iCs/>
          <w:sz w:val="24"/>
          <w:szCs w:val="24"/>
        </w:rPr>
      </w:pPr>
      <w:r w:rsidRPr="0C5EEA01">
        <w:rPr>
          <w:rFonts w:ascii="Bookman Old Style" w:eastAsia="Bookman Old Style" w:hAnsi="Bookman Old Style" w:cs="Bookman Old Style"/>
          <w:i/>
          <w:iCs/>
          <w:sz w:val="24"/>
          <w:szCs w:val="24"/>
        </w:rPr>
        <w:t xml:space="preserve">First Assessment Before Starting a Charity: Do I Really Want to Start a Charity? </w:t>
      </w:r>
    </w:p>
    <w:p w14:paraId="2D71FAD1" w14:textId="77777777" w:rsidR="51C4C4D3" w:rsidRDefault="10EA152A" w:rsidP="51C4C4D3">
      <w:pPr>
        <w:rPr>
          <w:rFonts w:ascii="Bookman Old Style" w:eastAsia="Bookman Old Style" w:hAnsi="Bookman Old Style" w:cs="Bookman Old Style"/>
          <w:sz w:val="24"/>
          <w:szCs w:val="24"/>
        </w:rPr>
      </w:pPr>
      <w:r w:rsidRPr="10EA152A">
        <w:rPr>
          <w:rFonts w:ascii="Bookman Old Style" w:eastAsia="Bookman Old Style" w:hAnsi="Bookman Old Style" w:cs="Bookman Old Style"/>
          <w:sz w:val="24"/>
          <w:szCs w:val="24"/>
        </w:rPr>
        <w:t xml:space="preserve">Most nonprofit organizations struggle during their first years of operation. Many organizations fail in their first two years, never getting anywhere close to achieving their founders' plans. Some start well, but stumble along the way with crises that are too big for weak corporate structures to handle. Many others end up closing because of some form of wrongful operations, where they miss filing deadlines or are forced to shut down because of violations of charitable, corporate or tax laws. </w:t>
      </w:r>
    </w:p>
    <w:p w14:paraId="08AFFD52" w14:textId="77777777" w:rsidR="10EA152A" w:rsidRDefault="10EA152A" w:rsidP="10EA152A">
      <w:pPr>
        <w:rPr>
          <w:rFonts w:ascii="Bookman Old Style" w:eastAsia="Bookman Old Style" w:hAnsi="Bookman Old Style" w:cs="Bookman Old Style"/>
          <w:sz w:val="24"/>
          <w:szCs w:val="24"/>
        </w:rPr>
      </w:pPr>
      <w:r w:rsidRPr="10EA152A">
        <w:rPr>
          <w:rFonts w:ascii="Bookman Old Style" w:eastAsia="Bookman Old Style" w:hAnsi="Bookman Old Style" w:cs="Bookman Old Style"/>
          <w:sz w:val="24"/>
          <w:szCs w:val="24"/>
        </w:rPr>
        <w:t xml:space="preserve">So, the most important first step in the process of starting a charity is to determine whether you really want to start one. No one wants to spend countless hours and all of their savings on a project that ends after only a couple of years.  As a result, the answer to the question "Do I really want to start a charity?" should not be </w:t>
      </w:r>
      <w:r w:rsidR="00E51198">
        <w:rPr>
          <w:rFonts w:ascii="Bookman Old Style" w:eastAsia="Bookman Old Style" w:hAnsi="Bookman Old Style" w:cs="Bookman Old Style"/>
          <w:sz w:val="24"/>
          <w:szCs w:val="24"/>
        </w:rPr>
        <w:t>“</w:t>
      </w:r>
      <w:r w:rsidRPr="10EA152A">
        <w:rPr>
          <w:rFonts w:ascii="Bookman Old Style" w:eastAsia="Bookman Old Style" w:hAnsi="Bookman Old Style" w:cs="Bookman Old Style"/>
          <w:sz w:val="24"/>
          <w:szCs w:val="24"/>
        </w:rPr>
        <w:t>yes</w:t>
      </w:r>
      <w:r w:rsidR="00E51198">
        <w:rPr>
          <w:rFonts w:ascii="Bookman Old Style" w:eastAsia="Bookman Old Style" w:hAnsi="Bookman Old Style" w:cs="Bookman Old Style"/>
          <w:sz w:val="24"/>
          <w:szCs w:val="24"/>
        </w:rPr>
        <w:t>”</w:t>
      </w:r>
      <w:r w:rsidRPr="10EA152A">
        <w:rPr>
          <w:rFonts w:ascii="Bookman Old Style" w:eastAsia="Bookman Old Style" w:hAnsi="Bookman Old Style" w:cs="Bookman Old Style"/>
          <w:sz w:val="24"/>
          <w:szCs w:val="24"/>
        </w:rPr>
        <w:t xml:space="preserve"> unless the leader has the temperament and the skill to carry out the task. </w:t>
      </w:r>
    </w:p>
    <w:p w14:paraId="6295DAA6" w14:textId="77777777" w:rsidR="51C4C4D3" w:rsidRDefault="51C4C4D3" w:rsidP="51C4C4D3">
      <w:pPr>
        <w:rPr>
          <w:rFonts w:ascii="Bookman Old Style" w:eastAsia="Bookman Old Style" w:hAnsi="Bookman Old Style" w:cs="Bookman Old Style"/>
          <w:sz w:val="24"/>
          <w:szCs w:val="24"/>
        </w:rPr>
      </w:pPr>
      <w:r w:rsidRPr="51C4C4D3">
        <w:rPr>
          <w:rFonts w:ascii="Bookman Old Style" w:eastAsia="Bookman Old Style" w:hAnsi="Bookman Old Style" w:cs="Bookman Old Style"/>
          <w:sz w:val="24"/>
          <w:szCs w:val="24"/>
        </w:rPr>
        <w:t xml:space="preserve">There is a common theme to the problems that cause most charities to fail. Success requires two essential organizational traits: a passion for carrying out a charitable mission, and a strong management system. Most founders of charities are very good at the passion part. They stumble on the management. Even in those rare instances where founders have both a zeal for carrying out a good work, and also have the analytical traits that make for effective management, there is too much work for one strong leader to accomplish. It takes several highly skilled people, with the right mix of talents and experience, to carry out a successful program and sustain it over the long haul. </w:t>
      </w:r>
    </w:p>
    <w:p w14:paraId="29F2046C" w14:textId="77777777" w:rsidR="51C4C4D3"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 xml:space="preserve">The organizations that grow rapidly and succeed have two characteristics that accomplish the mission of the organization through harnessing </w:t>
      </w:r>
      <w:r w:rsidR="00E51198">
        <w:rPr>
          <w:rFonts w:ascii="Bookman Old Style" w:eastAsia="Bookman Old Style" w:hAnsi="Bookman Old Style" w:cs="Bookman Old Style"/>
          <w:sz w:val="24"/>
          <w:szCs w:val="24"/>
        </w:rPr>
        <w:t>both</w:t>
      </w:r>
      <w:r w:rsidR="00E51198" w:rsidRPr="0C5EEA01">
        <w:rPr>
          <w:rFonts w:ascii="Bookman Old Style" w:eastAsia="Bookman Old Style" w:hAnsi="Bookman Old Style" w:cs="Bookman Old Style"/>
          <w:sz w:val="24"/>
          <w:szCs w:val="24"/>
        </w:rPr>
        <w:t xml:space="preserve"> </w:t>
      </w:r>
      <w:r w:rsidRPr="0C5EEA01">
        <w:rPr>
          <w:rFonts w:ascii="Bookman Old Style" w:eastAsia="Bookman Old Style" w:hAnsi="Bookman Old Style" w:cs="Bookman Old Style"/>
          <w:sz w:val="24"/>
          <w:szCs w:val="24"/>
        </w:rPr>
        <w:t xml:space="preserve">passion and management: </w:t>
      </w:r>
    </w:p>
    <w:p w14:paraId="44A06F36" w14:textId="77777777" w:rsidR="51C4C4D3" w:rsidRDefault="51C4C4D3" w:rsidP="51C4C4D3">
      <w:pPr>
        <w:pStyle w:val="ListParagraph"/>
        <w:numPr>
          <w:ilvl w:val="0"/>
          <w:numId w:val="10"/>
        </w:numPr>
        <w:rPr>
          <w:sz w:val="24"/>
          <w:szCs w:val="24"/>
        </w:rPr>
      </w:pPr>
      <w:r w:rsidRPr="51C4C4D3">
        <w:rPr>
          <w:rFonts w:ascii="Bookman Old Style" w:eastAsia="Bookman Old Style" w:hAnsi="Bookman Old Style" w:cs="Bookman Old Style"/>
          <w:sz w:val="24"/>
          <w:szCs w:val="24"/>
        </w:rPr>
        <w:t xml:space="preserve">a strong executive with two sometimes contradictory traits. The executive can carry out a mission by overcoming great obstacles, and can collaborate with a board of directors. </w:t>
      </w:r>
    </w:p>
    <w:p w14:paraId="59D74B80" w14:textId="77777777" w:rsidR="51C4C4D3" w:rsidRDefault="10EA152A" w:rsidP="10EA152A">
      <w:pPr>
        <w:pStyle w:val="ListParagraph"/>
        <w:numPr>
          <w:ilvl w:val="0"/>
          <w:numId w:val="10"/>
        </w:numPr>
        <w:rPr>
          <w:sz w:val="24"/>
          <w:szCs w:val="24"/>
        </w:rPr>
      </w:pPr>
      <w:r w:rsidRPr="10EA152A">
        <w:rPr>
          <w:rFonts w:ascii="Bookman Old Style" w:eastAsia="Bookman Old Style" w:hAnsi="Bookman Old Style" w:cs="Bookman Old Style"/>
          <w:sz w:val="24"/>
          <w:szCs w:val="24"/>
        </w:rPr>
        <w:t xml:space="preserve">A board of directors that provides wise guidance and counsel to the executive, but does not get in the way of the executive's effectiveness. </w:t>
      </w:r>
    </w:p>
    <w:p w14:paraId="33784205" w14:textId="77777777" w:rsidR="10EA152A"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 xml:space="preserve">Many people are surprised when they find out that the president or chief executive is not the highest authority in a corporation. Instead, the board of directors is the highest authority. They have the ultimate responsibility to see that the organization succeeds. The president works for the board as the principle agent or employee. </w:t>
      </w:r>
    </w:p>
    <w:p w14:paraId="27898F76" w14:textId="77777777" w:rsidR="10EA152A" w:rsidRDefault="10EA152A" w:rsidP="10EA152A">
      <w:pPr>
        <w:rPr>
          <w:rFonts w:ascii="Bookman Old Style" w:eastAsia="Bookman Old Style" w:hAnsi="Bookman Old Style" w:cs="Bookman Old Style"/>
          <w:sz w:val="24"/>
          <w:szCs w:val="24"/>
        </w:rPr>
      </w:pPr>
      <w:r w:rsidRPr="10EA152A">
        <w:rPr>
          <w:rFonts w:ascii="Bookman Old Style" w:eastAsia="Bookman Old Style" w:hAnsi="Bookman Old Style" w:cs="Bookman Old Style"/>
          <w:sz w:val="24"/>
          <w:szCs w:val="24"/>
        </w:rPr>
        <w:lastRenderedPageBreak/>
        <w:t xml:space="preserve">In most instances, the president will be the most powerful person in the organization. This is because the individual board members do not have any power by themselves at all. It is only when they act collectively that they can act, and when they do so, their power is supreme.  Some charities have a membership, where the board is accountable to the membership, which votes candidates onto the board. However, for most membership organizations, the membership is large and diffused, and the individual members will tend to vote, if at all, </w:t>
      </w:r>
      <w:r w:rsidR="007A16D7">
        <w:rPr>
          <w:rFonts w:ascii="Bookman Old Style" w:eastAsia="Bookman Old Style" w:hAnsi="Bookman Old Style" w:cs="Bookman Old Style"/>
          <w:sz w:val="24"/>
          <w:szCs w:val="24"/>
        </w:rPr>
        <w:t>to</w:t>
      </w:r>
      <w:r w:rsidR="007A16D7" w:rsidRPr="10EA152A">
        <w:rPr>
          <w:rFonts w:ascii="Bookman Old Style" w:eastAsia="Bookman Old Style" w:hAnsi="Bookman Old Style" w:cs="Bookman Old Style"/>
          <w:sz w:val="24"/>
          <w:szCs w:val="24"/>
        </w:rPr>
        <w:t xml:space="preserve"> </w:t>
      </w:r>
      <w:r w:rsidRPr="10EA152A">
        <w:rPr>
          <w:rFonts w:ascii="Bookman Old Style" w:eastAsia="Bookman Old Style" w:hAnsi="Bookman Old Style" w:cs="Bookman Old Style"/>
          <w:sz w:val="24"/>
          <w:szCs w:val="24"/>
        </w:rPr>
        <w:t xml:space="preserve">support recommendations by the board. So, with rare exceptions, the board is the focus of authority. </w:t>
      </w:r>
    </w:p>
    <w:p w14:paraId="63516CF2" w14:textId="77777777" w:rsidR="10EA152A" w:rsidRDefault="10EA152A" w:rsidP="10EA152A">
      <w:pPr>
        <w:rPr>
          <w:rFonts w:ascii="Bookman Old Style" w:eastAsia="Bookman Old Style" w:hAnsi="Bookman Old Style" w:cs="Bookman Old Style"/>
          <w:sz w:val="24"/>
          <w:szCs w:val="24"/>
        </w:rPr>
      </w:pPr>
      <w:r w:rsidRPr="10EA152A">
        <w:rPr>
          <w:rFonts w:ascii="Bookman Old Style" w:eastAsia="Bookman Old Style" w:hAnsi="Bookman Old Style" w:cs="Bookman Old Style"/>
          <w:sz w:val="24"/>
          <w:szCs w:val="24"/>
        </w:rPr>
        <w:t xml:space="preserve">This creates a challenge for effective leadership as a president. The job requires great independence and drive, since the board expects the president to cast a vision and move the organization towards fulfilling its objectives. But, the president also needs to be socially skilled, </w:t>
      </w:r>
      <w:r w:rsidR="007A16D7" w:rsidRPr="10EA152A">
        <w:rPr>
          <w:rFonts w:ascii="Bookman Old Style" w:eastAsia="Bookman Old Style" w:hAnsi="Bookman Old Style" w:cs="Bookman Old Style"/>
          <w:sz w:val="24"/>
          <w:szCs w:val="24"/>
        </w:rPr>
        <w:t>to</w:t>
      </w:r>
      <w:r w:rsidRPr="10EA152A">
        <w:rPr>
          <w:rFonts w:ascii="Bookman Old Style" w:eastAsia="Bookman Old Style" w:hAnsi="Bookman Old Style" w:cs="Bookman Old Style"/>
          <w:sz w:val="24"/>
          <w:szCs w:val="24"/>
        </w:rPr>
        <w:t xml:space="preserve"> provide the board with guidance, and to win the confidence that she is doing the job well. </w:t>
      </w:r>
    </w:p>
    <w:p w14:paraId="45CD59E7" w14:textId="77777777" w:rsidR="10EA152A" w:rsidRDefault="10EA152A" w:rsidP="10EA152A">
      <w:pPr>
        <w:rPr>
          <w:rFonts w:ascii="Bookman Old Style" w:eastAsia="Bookman Old Style" w:hAnsi="Bookman Old Style" w:cs="Bookman Old Style"/>
          <w:sz w:val="24"/>
          <w:szCs w:val="24"/>
        </w:rPr>
      </w:pPr>
      <w:r w:rsidRPr="10EA152A">
        <w:rPr>
          <w:rFonts w:ascii="Bookman Old Style" w:eastAsia="Bookman Old Style" w:hAnsi="Bookman Old Style" w:cs="Bookman Old Style"/>
          <w:sz w:val="24"/>
          <w:szCs w:val="24"/>
        </w:rPr>
        <w:t xml:space="preserve">This is a good place to talk about the title for the individual who leads the organization. The most descriptive name is chief executive officer.  That is the perfect description of what the leader does. So even if that is not the formal title, it is very good explanation of duties. She is an officer, in that she is given delegated authority by the board to carry out highly important functions. She is an executive, in that the role is one of "executing" or carrying out the charitable purpose of the organization. And she is the chief, in that of all the officers and other employees, she is the one at the head of the chain of command for daily operations. </w:t>
      </w:r>
    </w:p>
    <w:p w14:paraId="71FED286" w14:textId="77777777" w:rsidR="10EA152A" w:rsidRDefault="10EA152A" w:rsidP="10EA152A">
      <w:pPr>
        <w:rPr>
          <w:rFonts w:ascii="Bookman Old Style" w:eastAsia="Bookman Old Style" w:hAnsi="Bookman Old Style" w:cs="Bookman Old Style"/>
          <w:sz w:val="24"/>
          <w:szCs w:val="24"/>
        </w:rPr>
      </w:pPr>
      <w:r w:rsidRPr="10EA152A">
        <w:rPr>
          <w:rFonts w:ascii="Bookman Old Style" w:eastAsia="Bookman Old Style" w:hAnsi="Bookman Old Style" w:cs="Bookman Old Style"/>
          <w:sz w:val="24"/>
          <w:szCs w:val="24"/>
        </w:rPr>
        <w:t xml:space="preserve">The two most common titles for the chief executive officer are "president" and "executive director." There is no legal distinction between these titles for the chief executive. However, in many instances among charities, the term "president" is used when the chief executive is a member of the board as part of her responsibilities. When the term "executive director" is used, most typically the chief executive is not a member of the board. </w:t>
      </w:r>
    </w:p>
    <w:p w14:paraId="57DF5630" w14:textId="77777777" w:rsidR="007A16D7" w:rsidRDefault="10EA152A" w:rsidP="10EA152A">
      <w:pPr>
        <w:rPr>
          <w:rFonts w:ascii="Bookman Old Style" w:eastAsia="Bookman Old Style" w:hAnsi="Bookman Old Style" w:cs="Bookman Old Style"/>
          <w:sz w:val="24"/>
          <w:szCs w:val="24"/>
        </w:rPr>
      </w:pPr>
      <w:r w:rsidRPr="10EA152A">
        <w:rPr>
          <w:rFonts w:ascii="Bookman Old Style" w:eastAsia="Bookman Old Style" w:hAnsi="Bookman Old Style" w:cs="Bookman Old Style"/>
          <w:sz w:val="24"/>
          <w:szCs w:val="24"/>
        </w:rPr>
        <w:t xml:space="preserve">In addition to having a key leader who can both passionately carry out a vision, and collaborate with a board of directors, it is important to have skill in carrying out the task. Generally, that skill is measured by whether the leaders have experience in the area, either through knowledge of the charitable field, or work with other charities. The best leaders have </w:t>
      </w:r>
      <w:r w:rsidR="007A16D7">
        <w:rPr>
          <w:rFonts w:ascii="Bookman Old Style" w:eastAsia="Bookman Old Style" w:hAnsi="Bookman Old Style" w:cs="Bookman Old Style"/>
          <w:sz w:val="24"/>
          <w:szCs w:val="24"/>
        </w:rPr>
        <w:t xml:space="preserve">prior experience in </w:t>
      </w:r>
      <w:r w:rsidRPr="10EA152A">
        <w:rPr>
          <w:rFonts w:ascii="Bookman Old Style" w:eastAsia="Bookman Old Style" w:hAnsi="Bookman Old Style" w:cs="Bookman Old Style"/>
          <w:sz w:val="24"/>
          <w:szCs w:val="24"/>
        </w:rPr>
        <w:t xml:space="preserve">working through the major issues discussed in this book. </w:t>
      </w:r>
    </w:p>
    <w:p w14:paraId="2DFA64DA" w14:textId="77777777" w:rsidR="10EA152A" w:rsidRDefault="10EA152A" w:rsidP="10EA152A">
      <w:pPr>
        <w:rPr>
          <w:rFonts w:ascii="Bookman Old Style" w:eastAsia="Bookman Old Style" w:hAnsi="Bookman Old Style" w:cs="Bookman Old Style"/>
          <w:sz w:val="24"/>
          <w:szCs w:val="24"/>
        </w:rPr>
      </w:pPr>
      <w:r w:rsidRPr="10EA152A">
        <w:rPr>
          <w:rFonts w:ascii="Bookman Old Style" w:eastAsia="Bookman Old Style" w:hAnsi="Bookman Old Style" w:cs="Bookman Old Style"/>
          <w:sz w:val="24"/>
          <w:szCs w:val="24"/>
        </w:rPr>
        <w:t xml:space="preserve">Understanding the process of raising money, measuring success, planning a budget and knowing how your charity can make a difference are not natural talents. They require either a great deal of personal experience, or the ability to get a lot of advice from those who do have experience. Of course, in order to </w:t>
      </w:r>
      <w:r w:rsidRPr="10EA152A">
        <w:rPr>
          <w:rFonts w:ascii="Bookman Old Style" w:eastAsia="Bookman Old Style" w:hAnsi="Bookman Old Style" w:cs="Bookman Old Style"/>
          <w:sz w:val="24"/>
          <w:szCs w:val="24"/>
        </w:rPr>
        <w:lastRenderedPageBreak/>
        <w:t xml:space="preserve">gain from the experience of others, the leader needs to know how to listen really well. </w:t>
      </w:r>
    </w:p>
    <w:p w14:paraId="79FBCADF" w14:textId="77777777" w:rsidR="10EA152A"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 xml:space="preserve">If the founders of the new charity do not have experience in the field of work they want to impact, it is important to get that experience right away. For example, if your charity is going to provide for the material needs of the homeless, the founders need to work with others who have worked in this area before. There is too much risk of pursuing expensive plans that do not work. Experience teaches the founders what they need to do differently to make a difference. </w:t>
      </w:r>
    </w:p>
    <w:p w14:paraId="4BA2B862" w14:textId="77777777" w:rsidR="10EA152A" w:rsidRDefault="10EA152A" w:rsidP="10EA152A">
      <w:pPr>
        <w:rPr>
          <w:rFonts w:ascii="Bookman Old Style" w:eastAsia="Bookman Old Style" w:hAnsi="Bookman Old Style" w:cs="Bookman Old Style"/>
          <w:sz w:val="24"/>
          <w:szCs w:val="24"/>
        </w:rPr>
      </w:pPr>
      <w:r w:rsidRPr="10EA152A">
        <w:rPr>
          <w:rFonts w:ascii="Bookman Old Style" w:eastAsia="Bookman Old Style" w:hAnsi="Bookman Old Style" w:cs="Bookman Old Style"/>
          <w:sz w:val="24"/>
          <w:szCs w:val="24"/>
        </w:rPr>
        <w:t xml:space="preserve">Similarly, if the new organization is going to work in healthcare, and the founders do not have a healthcare background, they need experience learning how healthcare workers relate to those with needs, as the social dynamic in this area is not intuitive. Some experience in operations in a very distinct field is critical to getting started in the best possible way. The margin for error is just too narrow to learn </w:t>
      </w:r>
      <w:r w:rsidRPr="10EA152A">
        <w:rPr>
          <w:rFonts w:ascii="Bookman Old Style" w:eastAsia="Bookman Old Style" w:hAnsi="Bookman Old Style" w:cs="Bookman Old Style"/>
          <w:i/>
          <w:iCs/>
          <w:sz w:val="24"/>
          <w:szCs w:val="24"/>
        </w:rPr>
        <w:t>after</w:t>
      </w:r>
      <w:r w:rsidRPr="10EA152A">
        <w:rPr>
          <w:rFonts w:ascii="Bookman Old Style" w:eastAsia="Bookman Old Style" w:hAnsi="Bookman Old Style" w:cs="Bookman Old Style"/>
          <w:sz w:val="24"/>
          <w:szCs w:val="24"/>
        </w:rPr>
        <w:t xml:space="preserve"> work begins. </w:t>
      </w:r>
    </w:p>
    <w:p w14:paraId="3C886CAE" w14:textId="77777777" w:rsidR="10EA152A" w:rsidRDefault="10EA152A" w:rsidP="10EA152A">
      <w:pPr>
        <w:rPr>
          <w:rFonts w:ascii="Bookman Old Style" w:eastAsia="Bookman Old Style" w:hAnsi="Bookman Old Style" w:cs="Bookman Old Style"/>
          <w:sz w:val="24"/>
          <w:szCs w:val="24"/>
        </w:rPr>
      </w:pPr>
      <w:r w:rsidRPr="10EA152A">
        <w:rPr>
          <w:rFonts w:ascii="Bookman Old Style" w:eastAsia="Bookman Old Style" w:hAnsi="Bookman Old Style" w:cs="Bookman Old Style"/>
          <w:sz w:val="24"/>
          <w:szCs w:val="24"/>
        </w:rPr>
        <w:t>Sometime</w:t>
      </w:r>
      <w:r w:rsidR="007A16D7">
        <w:rPr>
          <w:rFonts w:ascii="Bookman Old Style" w:eastAsia="Bookman Old Style" w:hAnsi="Bookman Old Style" w:cs="Bookman Old Style"/>
          <w:sz w:val="24"/>
          <w:szCs w:val="24"/>
        </w:rPr>
        <w:t>s,</w:t>
      </w:r>
      <w:r w:rsidRPr="10EA152A">
        <w:rPr>
          <w:rFonts w:ascii="Bookman Old Style" w:eastAsia="Bookman Old Style" w:hAnsi="Bookman Old Style" w:cs="Bookman Old Style"/>
          <w:sz w:val="24"/>
          <w:szCs w:val="24"/>
        </w:rPr>
        <w:t xml:space="preserve"> the experience needed can be gained quickly. Six months of hard core volunteer work in a charity with similar work to the one you want to begin can be very instructive, particularly if you ask a lot of questions during that time. This experience aids in good planning, and great planning is needed for success. </w:t>
      </w:r>
    </w:p>
    <w:p w14:paraId="58BE2A53" w14:textId="77777777" w:rsidR="10EA152A"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i/>
          <w:iCs/>
          <w:sz w:val="24"/>
          <w:szCs w:val="24"/>
        </w:rPr>
        <w:t>Second Assessment Before Starting a Charity: Can Another Organization Carry Out This Mission More Effectively?</w:t>
      </w:r>
      <w:r w:rsidRPr="0C5EEA01">
        <w:rPr>
          <w:rFonts w:ascii="Bookman Old Style" w:eastAsia="Bookman Old Style" w:hAnsi="Bookman Old Style" w:cs="Bookman Old Style"/>
          <w:sz w:val="24"/>
          <w:szCs w:val="24"/>
        </w:rPr>
        <w:t xml:space="preserve"> </w:t>
      </w:r>
    </w:p>
    <w:p w14:paraId="126A8733" w14:textId="77777777" w:rsidR="10EA152A" w:rsidRDefault="10EA152A" w:rsidP="10EA152A">
      <w:pPr>
        <w:rPr>
          <w:rFonts w:ascii="Bookman Old Style" w:eastAsia="Bookman Old Style" w:hAnsi="Bookman Old Style" w:cs="Bookman Old Style"/>
          <w:sz w:val="24"/>
          <w:szCs w:val="24"/>
        </w:rPr>
      </w:pPr>
      <w:r w:rsidRPr="10EA152A">
        <w:rPr>
          <w:rFonts w:ascii="Bookman Old Style" w:eastAsia="Bookman Old Style" w:hAnsi="Bookman Old Style" w:cs="Bookman Old Style"/>
          <w:sz w:val="24"/>
          <w:szCs w:val="24"/>
        </w:rPr>
        <w:t xml:space="preserve">There is no getting around the fact that one of the main motivations people have for starting a new charity is that they are attracted to the idea of leading a project. The satisfaction that can come from building up a great program from scratch is a great motivator.  However, charities do not operate in a vacuum. Success often depends on what others are doing, and how the work of the new charity will be viewed by potential donors.  Everyone supporting charitable work wants to see their gifts go to where they can have the biggest impact. If your organization does good things, but another organization could have a bigger impact using the same funds, then the founders face a big question: why should they start something new, when others are already doing the job with excellence. </w:t>
      </w:r>
    </w:p>
    <w:p w14:paraId="1BD1693A" w14:textId="77777777" w:rsidR="10EA152A" w:rsidRDefault="10EA152A" w:rsidP="10EA152A">
      <w:pPr>
        <w:rPr>
          <w:rFonts w:ascii="Bookman Old Style" w:eastAsia="Bookman Old Style" w:hAnsi="Bookman Old Style" w:cs="Bookman Old Style"/>
          <w:sz w:val="24"/>
          <w:szCs w:val="24"/>
        </w:rPr>
      </w:pPr>
      <w:r w:rsidRPr="10EA152A">
        <w:rPr>
          <w:rFonts w:ascii="Bookman Old Style" w:eastAsia="Bookman Old Style" w:hAnsi="Bookman Old Style" w:cs="Bookman Old Style"/>
          <w:sz w:val="24"/>
          <w:szCs w:val="24"/>
        </w:rPr>
        <w:t xml:space="preserve">Happily, there is a middle way between working with an existing organization, and starting a new one from scratch. The new charitable work can be done as a project under the leadership and guidance of an existing charity. This approach is called a fiscal sponsorship. Under this approach, rather than starting a new organization from scratch, the new enterprise takes advantage of the administrative back-office infrastructure of an established organization, </w:t>
      </w:r>
      <w:r w:rsidRPr="10EA152A">
        <w:rPr>
          <w:rFonts w:ascii="Bookman Old Style" w:eastAsia="Bookman Old Style" w:hAnsi="Bookman Old Style" w:cs="Bookman Old Style"/>
          <w:sz w:val="24"/>
          <w:szCs w:val="24"/>
        </w:rPr>
        <w:lastRenderedPageBreak/>
        <w:t xml:space="preserve">relies on the wisdom of an existing board, avoids the legal, accounting and risk management and administrative costs of a startup, and can start carrying out the charitable operations from the first day of work, with the first donations to come in the door. </w:t>
      </w:r>
    </w:p>
    <w:p w14:paraId="4BBE844D" w14:textId="77777777" w:rsidR="10EA152A" w:rsidRDefault="10EA152A" w:rsidP="10EA152A">
      <w:pPr>
        <w:rPr>
          <w:rFonts w:ascii="Bookman Old Style" w:eastAsia="Bookman Old Style" w:hAnsi="Bookman Old Style" w:cs="Bookman Old Style"/>
          <w:sz w:val="24"/>
          <w:szCs w:val="24"/>
        </w:rPr>
      </w:pPr>
      <w:r w:rsidRPr="10EA152A">
        <w:rPr>
          <w:rFonts w:ascii="Bookman Old Style" w:eastAsia="Bookman Old Style" w:hAnsi="Bookman Old Style" w:cs="Bookman Old Style"/>
          <w:sz w:val="24"/>
          <w:szCs w:val="24"/>
        </w:rPr>
        <w:t xml:space="preserve">In setting up a fiscal sponsorship, it is essential that the founders of the new program link up with an experienced charity which has an exempt purpose that covers the new project. For example, if the new project is designed to find a cure for a disease, it needs to find a medical charity operated with a purpose that includes research for advancing medicine. If the new project is designed to provide shelter for the homeless, it needs a fiscal sponsor that has a purpose of providing for material needs in a community which could include homeless shelters. </w:t>
      </w:r>
    </w:p>
    <w:p w14:paraId="66E65A95" w14:textId="77777777" w:rsidR="10EA152A"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 xml:space="preserve">Finding a fiscal sponsor is often the easiest for religiously affiliated programs. Very often, a new charitable religious activity falls within the work of a church, para-church, or temple. In such cases, the religious organization with a broad mandate to help others can take on a new program and operate it as a fiscal sponsorship. </w:t>
      </w:r>
    </w:p>
    <w:p w14:paraId="2E2DF373" w14:textId="77777777" w:rsidR="0C5EEA01"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In the most common form of fiscal sponsorship, an established charity takes on the sponsored "project" and incubates it while it gets started. The downside, which disappoints founders of new organizations, is that the project really belongs to the sponsoring charity during the time of incubation. That is, the board of the parent</w:t>
      </w:r>
      <w:r w:rsidR="007A16D7">
        <w:rPr>
          <w:rFonts w:ascii="Bookman Old Style" w:eastAsia="Bookman Old Style" w:hAnsi="Bookman Old Style" w:cs="Bookman Old Style"/>
          <w:sz w:val="24"/>
          <w:szCs w:val="24"/>
        </w:rPr>
        <w:t xml:space="preserve"> organization</w:t>
      </w:r>
      <w:r w:rsidRPr="0C5EEA01">
        <w:rPr>
          <w:rFonts w:ascii="Bookman Old Style" w:eastAsia="Bookman Old Style" w:hAnsi="Bookman Old Style" w:cs="Bookman Old Style"/>
          <w:sz w:val="24"/>
          <w:szCs w:val="24"/>
        </w:rPr>
        <w:t xml:space="preserve"> is truly the board of the project. The gifts that come in to support the project are received and receipted by the parent</w:t>
      </w:r>
      <w:r w:rsidR="007A16D7">
        <w:rPr>
          <w:rFonts w:ascii="Bookman Old Style" w:eastAsia="Bookman Old Style" w:hAnsi="Bookman Old Style" w:cs="Bookman Old Style"/>
          <w:sz w:val="24"/>
          <w:szCs w:val="24"/>
        </w:rPr>
        <w:t xml:space="preserve"> organization</w:t>
      </w:r>
      <w:r w:rsidRPr="0C5EEA01">
        <w:rPr>
          <w:rFonts w:ascii="Bookman Old Style" w:eastAsia="Bookman Old Style" w:hAnsi="Bookman Old Style" w:cs="Bookman Old Style"/>
          <w:sz w:val="24"/>
          <w:szCs w:val="24"/>
        </w:rPr>
        <w:t xml:space="preserve">, and it spends the funds on the furtherance of the project. It provides experienced guidance, back office support, and the opportunity to delay expensive and time-stalling activities of incorporating, seeking recognition of tax-exempt status, registering for fundraising in states across the country, and hiring professional start up services.  </w:t>
      </w:r>
    </w:p>
    <w:p w14:paraId="33E15D24" w14:textId="77777777" w:rsidR="0C5EEA01"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 xml:space="preserve">Even within these limitations, the project can develop an identity and a brand. It can have its name registered as a fictitious business name of the sponsoring agency, it can develop a board (which will really be an advisory board as long as the fiscal sponsorship lasts), and it can acquire assets. In many instances, the public will not have a strong awareness of the fiscal sponsor's role in the program, except when donors review the receipts, which necessarily come from the fiscal sponsor. </w:t>
      </w:r>
    </w:p>
    <w:p w14:paraId="67BF0A2A" w14:textId="77777777" w:rsidR="0C5EEA01"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Our recommendation is that any charity that will not reach $100,000 in annual revenues seriously consider finding a fiscal sponsor to "incubate" the program for the first two years.  The primary reason that this is of strategic importance is that the new charity can often begin carrying out its programs from the very first day</w:t>
      </w:r>
      <w:r w:rsidR="007A16D7">
        <w:rPr>
          <w:rFonts w:ascii="Bookman Old Style" w:eastAsia="Bookman Old Style" w:hAnsi="Bookman Old Style" w:cs="Bookman Old Style"/>
          <w:sz w:val="24"/>
          <w:szCs w:val="24"/>
        </w:rPr>
        <w:t xml:space="preserve">. </w:t>
      </w:r>
      <w:r w:rsidRPr="0C5EEA01">
        <w:rPr>
          <w:rFonts w:ascii="Bookman Old Style" w:eastAsia="Bookman Old Style" w:hAnsi="Bookman Old Style" w:cs="Bookman Old Style"/>
          <w:sz w:val="24"/>
          <w:szCs w:val="24"/>
        </w:rPr>
        <w:t xml:space="preserve">Otherwise, many founders of new charities find </w:t>
      </w:r>
      <w:r w:rsidRPr="0C5EEA01">
        <w:rPr>
          <w:rFonts w:ascii="Bookman Old Style" w:eastAsia="Bookman Old Style" w:hAnsi="Bookman Old Style" w:cs="Bookman Old Style"/>
          <w:sz w:val="24"/>
          <w:szCs w:val="24"/>
        </w:rPr>
        <w:lastRenderedPageBreak/>
        <w:t>themselves lending money to the new charity to cover start-up expenses, and often find that they cannot begin to carry out their mission for at least six months, due to administrative expenses and time-consuming management issues. Those six months can be critical to success, since donors are more likely to give money to organizations that are doing great things, than to organizations that are just making plans to do great things!</w:t>
      </w:r>
    </w:p>
    <w:p w14:paraId="26F5D02A" w14:textId="77777777" w:rsidR="0C5EEA01" w:rsidRDefault="00060C60" w:rsidP="0C5EEA01">
      <w:pPr>
        <w:rPr>
          <w:rFonts w:ascii="Bookman Old Style" w:eastAsia="Bookman Old Style" w:hAnsi="Bookman Old Style" w:cs="Bookman Old Style"/>
          <w:sz w:val="24"/>
          <w:szCs w:val="24"/>
        </w:rPr>
      </w:pPr>
      <w:r>
        <w:rPr>
          <w:rFonts w:ascii="Bookman Old Style" w:eastAsia="Bookman Old Style" w:hAnsi="Bookman Old Style" w:cs="Bookman Old Style"/>
          <w:i/>
          <w:iCs/>
          <w:sz w:val="24"/>
          <w:szCs w:val="24"/>
        </w:rPr>
        <w:t>Third</w:t>
      </w:r>
      <w:r w:rsidR="0C5EEA01" w:rsidRPr="0C5EEA01">
        <w:rPr>
          <w:rFonts w:ascii="Bookman Old Style" w:eastAsia="Bookman Old Style" w:hAnsi="Bookman Old Style" w:cs="Bookman Old Style"/>
          <w:i/>
          <w:iCs/>
          <w:sz w:val="24"/>
          <w:szCs w:val="24"/>
        </w:rPr>
        <w:t xml:space="preserve"> Assessment Before Starting a Charity: Can I Find Five Unrelated People to Form a Board of Directors?</w:t>
      </w:r>
    </w:p>
    <w:p w14:paraId="3F3FAC1B" w14:textId="77777777" w:rsidR="0C5EEA01" w:rsidRDefault="0C5EEA01" w:rsidP="0C5EEA01">
      <w:pPr>
        <w:rPr>
          <w:rFonts w:ascii="Bookman Old Style" w:eastAsia="Bookman Old Style" w:hAnsi="Bookman Old Style" w:cs="Bookman Old Style"/>
          <w:i/>
          <w:iCs/>
          <w:sz w:val="24"/>
          <w:szCs w:val="24"/>
        </w:rPr>
      </w:pPr>
      <w:r w:rsidRPr="0C5EEA01">
        <w:rPr>
          <w:rFonts w:ascii="Bookman Old Style" w:eastAsia="Bookman Old Style" w:hAnsi="Bookman Old Style" w:cs="Bookman Old Style"/>
          <w:sz w:val="24"/>
          <w:szCs w:val="24"/>
        </w:rPr>
        <w:t xml:space="preserve">An effective board of directors is an essential part of building a successful charity. Boards help to keep the organization on track, and provide an important sounding board for the officers involved in daily leadership of the organization. While many founders of charities think of boards as a regulatory nuisance, that is far from the case. An effective board is the greatest factor in determining whether the mission of the organization can be fulfilled. </w:t>
      </w:r>
    </w:p>
    <w:p w14:paraId="08BA6147" w14:textId="77777777" w:rsidR="0C5EEA01"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 xml:space="preserve">In 25 years of assisting charities in getting started and in continued operations, we have noticed that the single most important factor in determining whether the charity will succeed is whether the founders can assemble a strong, diverse board of five or more people who are not related to each other.  This was a remarkable discovery. We have seen founders who have put together large business plans of over 40 pages which provide astounding detail on the market, the challenges, and the resources needed to meet those challenges. However, when the authors of the business plan state that they cannot locate five people to whom they are not related who are willing to dedicate several hours each month to make the project work, then failure is nearly inevitable. </w:t>
      </w:r>
    </w:p>
    <w:p w14:paraId="71328F9F" w14:textId="77777777" w:rsidR="0C5EEA01"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 xml:space="preserve">The ability to assemble a board is a bellwether for the leadership skill of the founder. While good planning is essential to success, it is also imperative that the leaders have an ability to inspire others. And that ability to be inspirational has to reach beyond relatives and close friends. A true leader with the qualities needed to make a charity succeed will have the ability to reach out to strangers, persuade them that the charity is worth supporting, and then mobilize them to action.  The first real test of this is the ability to put the board together. </w:t>
      </w:r>
    </w:p>
    <w:p w14:paraId="3BBCB4C2" w14:textId="77777777" w:rsidR="0C5EEA01" w:rsidRDefault="6F9E4F81" w:rsidP="6F9E4F81">
      <w:pPr>
        <w:rPr>
          <w:rFonts w:ascii="Bookman Old Style" w:eastAsia="Bookman Old Style" w:hAnsi="Bookman Old Style" w:cs="Bookman Old Style"/>
          <w:sz w:val="24"/>
          <w:szCs w:val="24"/>
        </w:rPr>
      </w:pPr>
      <w:r w:rsidRPr="6F9E4F81">
        <w:rPr>
          <w:rFonts w:ascii="Bookman Old Style" w:eastAsia="Bookman Old Style" w:hAnsi="Bookman Old Style" w:cs="Bookman Old Style"/>
          <w:sz w:val="24"/>
          <w:szCs w:val="24"/>
        </w:rPr>
        <w:t xml:space="preserve">There are a wide range of ideas floated around management literature about the size of a board. The advantages of a smaller board are the fact that it takes less organizational effort to bring the board together, and the meetings themselves may cost less than it takes to manage a larger board (particularly if you feed the board members!).  A smaller board can be a lot </w:t>
      </w:r>
      <w:r w:rsidR="007A16D7" w:rsidRPr="6F9E4F81">
        <w:rPr>
          <w:rFonts w:ascii="Bookman Old Style" w:eastAsia="Bookman Old Style" w:hAnsi="Bookman Old Style" w:cs="Bookman Old Style"/>
          <w:sz w:val="24"/>
          <w:szCs w:val="24"/>
        </w:rPr>
        <w:t>nimbler</w:t>
      </w:r>
      <w:r w:rsidRPr="6F9E4F81">
        <w:rPr>
          <w:rFonts w:ascii="Bookman Old Style" w:eastAsia="Bookman Old Style" w:hAnsi="Bookman Old Style" w:cs="Bookman Old Style"/>
          <w:sz w:val="24"/>
          <w:szCs w:val="24"/>
        </w:rPr>
        <w:t xml:space="preserve"> than a larger board when you need to assemble them in a hurry for some of the critical start up activities. </w:t>
      </w:r>
    </w:p>
    <w:p w14:paraId="516F42D4" w14:textId="77777777" w:rsidR="0C5EEA01"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lastRenderedPageBreak/>
        <w:t>However, while there are no laws that state that the size of the board must be at least five people, it is risky to start a board with fewer than that. For one thing, you need to account for the possibility that a director may not be able to make it to a meeting. With two, three or four directors, you will need to be sure that at least two directors are present to make a decision, since a quorum for a board consists of more than half the board. Practically speaking, two people do not constitute a decision-making body.  It is just two people finding common ground. The lack of formality makes it highly likely that no real thoughtful decisions will be made at the meeting. Even further, if one of those two people is the president, then there is no deliberation at all. The president may get advice from the other board member, but it will not be fulfilling the very purpose of having a board</w:t>
      </w:r>
      <w:r w:rsidR="00BA0A3A">
        <w:rPr>
          <w:rFonts w:ascii="Bookman Old Style" w:eastAsia="Bookman Old Style" w:hAnsi="Bookman Old Style" w:cs="Bookman Old Style"/>
          <w:sz w:val="24"/>
          <w:szCs w:val="24"/>
        </w:rPr>
        <w:t xml:space="preserve">: </w:t>
      </w:r>
      <w:r w:rsidRPr="0C5EEA01">
        <w:rPr>
          <w:rFonts w:ascii="Bookman Old Style" w:eastAsia="Bookman Old Style" w:hAnsi="Bookman Old Style" w:cs="Bookman Old Style"/>
          <w:sz w:val="24"/>
          <w:szCs w:val="24"/>
        </w:rPr>
        <w:t xml:space="preserve">the bringing of diverse viewpoints to monitor the actions of the organization. </w:t>
      </w:r>
    </w:p>
    <w:p w14:paraId="34639C61" w14:textId="77777777" w:rsidR="0C5EEA01"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 xml:space="preserve">More than most advisors of charities, we favor big boards. Large boards bring a variety of viewpoints, and require a kind of formality that makes the meetings work effectively in carrying out the purpose of the board. That is, larger boards tend to be serious about carrying out their agenda. </w:t>
      </w:r>
    </w:p>
    <w:p w14:paraId="6C72F526" w14:textId="77777777" w:rsidR="0C5EEA01"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But above all, the benefit of a larger board is that boards work most effectively when they break up the responsibilities of the board to various committees that actually get the work done. Most boards meet for only a few hours every two to three months. In preparation, the board may get a "board book" that gives information on what is on the upcoming agenda. Then at the meeting, the board hears reports, votes on resolutions, and goes home. It does not seem like the board actually "does" anything but sit passively and vote. An active board include</w:t>
      </w:r>
      <w:r w:rsidR="00BA0A3A">
        <w:rPr>
          <w:rFonts w:ascii="Bookman Old Style" w:eastAsia="Bookman Old Style" w:hAnsi="Bookman Old Style" w:cs="Bookman Old Style"/>
          <w:sz w:val="24"/>
          <w:szCs w:val="24"/>
        </w:rPr>
        <w:t>s</w:t>
      </w:r>
      <w:r w:rsidRPr="0C5EEA01">
        <w:rPr>
          <w:rFonts w:ascii="Bookman Old Style" w:eastAsia="Bookman Old Style" w:hAnsi="Bookman Old Style" w:cs="Bookman Old Style"/>
          <w:sz w:val="24"/>
          <w:szCs w:val="24"/>
        </w:rPr>
        <w:t xml:space="preserve"> members who are actively engaged in seeking the best future for the organization, and that requires doing actual creative, investigative, and strategic planning activity. Committees get the work done!</w:t>
      </w:r>
    </w:p>
    <w:p w14:paraId="1133B0B0" w14:textId="77777777" w:rsidR="0C5EEA01"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 xml:space="preserve">While the whole board could theoretically do everything a committee does, it never happens. This is very likely because the obligation to look after everything tends to make boards consider matters superficially. A committee with a narrow mandate tends to work hard, in an active, outgoing way. A good board committee will assign tasks to individual board members between meetings. Those tasks will be reported to the committee, which will then determine how to present the findings to the entire board for the kind of deliberation the board is supposed to be doing. </w:t>
      </w:r>
    </w:p>
    <w:p w14:paraId="070E0969" w14:textId="77777777" w:rsidR="0C5EEA01"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 xml:space="preserve">However, you can't </w:t>
      </w:r>
      <w:r w:rsidR="00BA0A3A">
        <w:rPr>
          <w:rFonts w:ascii="Bookman Old Style" w:eastAsia="Bookman Old Style" w:hAnsi="Bookman Old Style" w:cs="Bookman Old Style"/>
          <w:sz w:val="24"/>
          <w:szCs w:val="24"/>
        </w:rPr>
        <w:t xml:space="preserve">have </w:t>
      </w:r>
      <w:r w:rsidRPr="0C5EEA01">
        <w:rPr>
          <w:rFonts w:ascii="Bookman Old Style" w:eastAsia="Bookman Old Style" w:hAnsi="Bookman Old Style" w:cs="Bookman Old Style"/>
          <w:sz w:val="24"/>
          <w:szCs w:val="24"/>
        </w:rPr>
        <w:t xml:space="preserve">effective committees without having enough board members to assign to different committees. You will wear your board members out if they are on too many committees. The best answer is to have enough board members to assign two to four board members to a committee without any board member having to be on more than one. Some board members may </w:t>
      </w:r>
      <w:r w:rsidRPr="0C5EEA01">
        <w:rPr>
          <w:rFonts w:ascii="Bookman Old Style" w:eastAsia="Bookman Old Style" w:hAnsi="Bookman Old Style" w:cs="Bookman Old Style"/>
          <w:sz w:val="24"/>
          <w:szCs w:val="24"/>
        </w:rPr>
        <w:lastRenderedPageBreak/>
        <w:t xml:space="preserve">wish to serve on more than one committee. But that should be up to them, and not something that is required of them. </w:t>
      </w:r>
    </w:p>
    <w:p w14:paraId="408BC0D5" w14:textId="77777777" w:rsidR="0C5EEA01"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 xml:space="preserve">It is not possible to determine precisely how many board members should be on a board in a general book like this. Individual situations varying by the intensity of activity, personality of the leadership, geographic spread of the operations, and financial conditions should all be taken into account. But that won't stop us from making a very generalized suggestion. We recommend starting with five directors, but increasing the size once annual revenues hit specific thresholds.  We propose adding a new director after annual revenues hit $650,000, and adding another with every $150,000 in revenue increases, until topping out at 15.  Ultimately, it would look like this: </w:t>
      </w:r>
    </w:p>
    <w:tbl>
      <w:tblPr>
        <w:tblStyle w:val="GridTable1Light-Accent11"/>
        <w:tblW w:w="0" w:type="auto"/>
        <w:tblLook w:val="04A0" w:firstRow="1" w:lastRow="0" w:firstColumn="1" w:lastColumn="0" w:noHBand="0" w:noVBand="1"/>
      </w:tblPr>
      <w:tblGrid>
        <w:gridCol w:w="2250"/>
        <w:gridCol w:w="2010"/>
      </w:tblGrid>
      <w:tr w:rsidR="0C5EEA01" w14:paraId="2AA80BC2" w14:textId="77777777" w:rsidTr="4A3623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tcPr>
          <w:p w14:paraId="4C71945A" w14:textId="77777777" w:rsidR="0C5EEA01" w:rsidRDefault="0C5EEA01" w:rsidP="0C5EEA01">
            <w:pPr>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Annual Revenue</w:t>
            </w:r>
          </w:p>
        </w:tc>
        <w:tc>
          <w:tcPr>
            <w:tcW w:w="2010" w:type="dxa"/>
          </w:tcPr>
          <w:p w14:paraId="3C552CE4" w14:textId="77777777" w:rsidR="0C5EEA01" w:rsidRDefault="0C5EEA01" w:rsidP="0C5EEA01">
            <w:pPr>
              <w:cnfStyle w:val="100000000000" w:firstRow="1"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24"/>
                <w:szCs w:val="24"/>
              </w:rPr>
            </w:pPr>
            <w:r w:rsidRPr="0C5EEA01">
              <w:rPr>
                <w:rFonts w:ascii="Bookman Old Style" w:eastAsia="Bookman Old Style" w:hAnsi="Bookman Old Style" w:cs="Bookman Old Style"/>
                <w:sz w:val="24"/>
                <w:szCs w:val="24"/>
              </w:rPr>
              <w:t># of Directors</w:t>
            </w:r>
          </w:p>
        </w:tc>
      </w:tr>
      <w:tr w:rsidR="0C5EEA01" w14:paraId="650A34F3" w14:textId="77777777" w:rsidTr="4A362376">
        <w:tc>
          <w:tcPr>
            <w:cnfStyle w:val="001000000000" w:firstRow="0" w:lastRow="0" w:firstColumn="1" w:lastColumn="0" w:oddVBand="0" w:evenVBand="0" w:oddHBand="0" w:evenHBand="0" w:firstRowFirstColumn="0" w:firstRowLastColumn="0" w:lastRowFirstColumn="0" w:lastRowLastColumn="0"/>
            <w:tcW w:w="2250" w:type="dxa"/>
          </w:tcPr>
          <w:p w14:paraId="0BD7DEA8" w14:textId="77777777" w:rsidR="0C5EEA01" w:rsidRDefault="0C5EEA01" w:rsidP="0C5EEA01">
            <w:pPr>
              <w:jc w:val="center"/>
              <w:rPr>
                <w:rFonts w:ascii="Bookman Old Style" w:eastAsia="Bookman Old Style" w:hAnsi="Bookman Old Style" w:cs="Bookman Old Style"/>
                <w:b w:val="0"/>
                <w:bCs w:val="0"/>
                <w:sz w:val="24"/>
                <w:szCs w:val="24"/>
              </w:rPr>
            </w:pPr>
            <w:r w:rsidRPr="0C5EEA01">
              <w:rPr>
                <w:rFonts w:ascii="Bookman Old Style" w:eastAsia="Bookman Old Style" w:hAnsi="Bookman Old Style" w:cs="Bookman Old Style"/>
                <w:b w:val="0"/>
                <w:bCs w:val="0"/>
                <w:sz w:val="24"/>
                <w:szCs w:val="24"/>
              </w:rPr>
              <w:t>&lt;$650,000</w:t>
            </w:r>
          </w:p>
        </w:tc>
        <w:tc>
          <w:tcPr>
            <w:tcW w:w="2010" w:type="dxa"/>
          </w:tcPr>
          <w:p w14:paraId="738589F3" w14:textId="77777777" w:rsidR="0C5EEA01" w:rsidRDefault="4A362376" w:rsidP="4A362376">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24"/>
                <w:szCs w:val="24"/>
              </w:rPr>
            </w:pPr>
            <w:r w:rsidRPr="4A362376">
              <w:rPr>
                <w:rFonts w:ascii="Bookman Old Style" w:eastAsia="Bookman Old Style" w:hAnsi="Bookman Old Style" w:cs="Bookman Old Style"/>
                <w:sz w:val="24"/>
                <w:szCs w:val="24"/>
              </w:rPr>
              <w:t>5</w:t>
            </w:r>
          </w:p>
        </w:tc>
      </w:tr>
      <w:tr w:rsidR="0C5EEA01" w14:paraId="1B9C1FCF" w14:textId="77777777" w:rsidTr="4A362376">
        <w:tc>
          <w:tcPr>
            <w:cnfStyle w:val="001000000000" w:firstRow="0" w:lastRow="0" w:firstColumn="1" w:lastColumn="0" w:oddVBand="0" w:evenVBand="0" w:oddHBand="0" w:evenHBand="0" w:firstRowFirstColumn="0" w:firstRowLastColumn="0" w:lastRowFirstColumn="0" w:lastRowLastColumn="0"/>
            <w:tcW w:w="2250" w:type="dxa"/>
          </w:tcPr>
          <w:p w14:paraId="539E29EA" w14:textId="77777777" w:rsidR="0C5EEA01" w:rsidRDefault="0C5EEA01" w:rsidP="0C5EEA01">
            <w:pPr>
              <w:jc w:val="center"/>
              <w:rPr>
                <w:rFonts w:ascii="Bookman Old Style" w:eastAsia="Bookman Old Style" w:hAnsi="Bookman Old Style" w:cs="Bookman Old Style"/>
                <w:b w:val="0"/>
                <w:bCs w:val="0"/>
                <w:sz w:val="24"/>
                <w:szCs w:val="24"/>
              </w:rPr>
            </w:pPr>
            <w:r w:rsidRPr="0C5EEA01">
              <w:rPr>
                <w:rFonts w:ascii="Bookman Old Style" w:eastAsia="Bookman Old Style" w:hAnsi="Bookman Old Style" w:cs="Bookman Old Style"/>
                <w:b w:val="0"/>
                <w:bCs w:val="0"/>
                <w:sz w:val="24"/>
                <w:szCs w:val="24"/>
              </w:rPr>
              <w:t>$650,000</w:t>
            </w:r>
          </w:p>
        </w:tc>
        <w:tc>
          <w:tcPr>
            <w:tcW w:w="2010" w:type="dxa"/>
          </w:tcPr>
          <w:p w14:paraId="75BAD577" w14:textId="77777777" w:rsidR="0C5EEA01" w:rsidRDefault="4A362376" w:rsidP="4A362376">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24"/>
                <w:szCs w:val="24"/>
              </w:rPr>
            </w:pPr>
            <w:r w:rsidRPr="4A362376">
              <w:rPr>
                <w:rFonts w:ascii="Bookman Old Style" w:eastAsia="Bookman Old Style" w:hAnsi="Bookman Old Style" w:cs="Bookman Old Style"/>
                <w:sz w:val="24"/>
                <w:szCs w:val="24"/>
              </w:rPr>
              <w:t>6</w:t>
            </w:r>
          </w:p>
        </w:tc>
      </w:tr>
      <w:tr w:rsidR="0C5EEA01" w14:paraId="067DD06D" w14:textId="77777777" w:rsidTr="4A362376">
        <w:tc>
          <w:tcPr>
            <w:cnfStyle w:val="001000000000" w:firstRow="0" w:lastRow="0" w:firstColumn="1" w:lastColumn="0" w:oddVBand="0" w:evenVBand="0" w:oddHBand="0" w:evenHBand="0" w:firstRowFirstColumn="0" w:firstRowLastColumn="0" w:lastRowFirstColumn="0" w:lastRowLastColumn="0"/>
            <w:tcW w:w="2250" w:type="dxa"/>
          </w:tcPr>
          <w:p w14:paraId="4F7CF920" w14:textId="77777777" w:rsidR="0C5EEA01" w:rsidRDefault="0C5EEA01" w:rsidP="0C5EEA01">
            <w:pPr>
              <w:jc w:val="center"/>
              <w:rPr>
                <w:rFonts w:ascii="Bookman Old Style" w:eastAsia="Bookman Old Style" w:hAnsi="Bookman Old Style" w:cs="Bookman Old Style"/>
                <w:b w:val="0"/>
                <w:bCs w:val="0"/>
                <w:sz w:val="24"/>
                <w:szCs w:val="24"/>
              </w:rPr>
            </w:pPr>
            <w:r w:rsidRPr="0C5EEA01">
              <w:rPr>
                <w:rFonts w:ascii="Bookman Old Style" w:eastAsia="Bookman Old Style" w:hAnsi="Bookman Old Style" w:cs="Bookman Old Style"/>
                <w:b w:val="0"/>
                <w:bCs w:val="0"/>
                <w:sz w:val="24"/>
                <w:szCs w:val="24"/>
              </w:rPr>
              <w:t>$800,000</w:t>
            </w:r>
          </w:p>
        </w:tc>
        <w:tc>
          <w:tcPr>
            <w:tcW w:w="2010" w:type="dxa"/>
          </w:tcPr>
          <w:p w14:paraId="086E31EC" w14:textId="77777777" w:rsidR="0C5EEA01" w:rsidRDefault="4A362376" w:rsidP="4A362376">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24"/>
                <w:szCs w:val="24"/>
              </w:rPr>
            </w:pPr>
            <w:r w:rsidRPr="4A362376">
              <w:rPr>
                <w:rFonts w:ascii="Bookman Old Style" w:eastAsia="Bookman Old Style" w:hAnsi="Bookman Old Style" w:cs="Bookman Old Style"/>
                <w:sz w:val="24"/>
                <w:szCs w:val="24"/>
              </w:rPr>
              <w:t>7</w:t>
            </w:r>
          </w:p>
        </w:tc>
      </w:tr>
      <w:tr w:rsidR="0C5EEA01" w14:paraId="1BE51D59" w14:textId="77777777" w:rsidTr="4A362376">
        <w:tc>
          <w:tcPr>
            <w:cnfStyle w:val="001000000000" w:firstRow="0" w:lastRow="0" w:firstColumn="1" w:lastColumn="0" w:oddVBand="0" w:evenVBand="0" w:oddHBand="0" w:evenHBand="0" w:firstRowFirstColumn="0" w:firstRowLastColumn="0" w:lastRowFirstColumn="0" w:lastRowLastColumn="0"/>
            <w:tcW w:w="2250" w:type="dxa"/>
          </w:tcPr>
          <w:p w14:paraId="23B1A716" w14:textId="77777777" w:rsidR="0C5EEA01" w:rsidRDefault="0C5EEA01" w:rsidP="0C5EEA01">
            <w:pPr>
              <w:jc w:val="center"/>
              <w:rPr>
                <w:rFonts w:ascii="Bookman Old Style" w:eastAsia="Bookman Old Style" w:hAnsi="Bookman Old Style" w:cs="Bookman Old Style"/>
                <w:b w:val="0"/>
                <w:bCs w:val="0"/>
                <w:sz w:val="24"/>
                <w:szCs w:val="24"/>
              </w:rPr>
            </w:pPr>
            <w:r w:rsidRPr="0C5EEA01">
              <w:rPr>
                <w:rFonts w:ascii="Bookman Old Style" w:eastAsia="Bookman Old Style" w:hAnsi="Bookman Old Style" w:cs="Bookman Old Style"/>
                <w:b w:val="0"/>
                <w:bCs w:val="0"/>
                <w:sz w:val="24"/>
                <w:szCs w:val="24"/>
              </w:rPr>
              <w:t>$950,000</w:t>
            </w:r>
          </w:p>
        </w:tc>
        <w:tc>
          <w:tcPr>
            <w:tcW w:w="2010" w:type="dxa"/>
          </w:tcPr>
          <w:p w14:paraId="7163C763" w14:textId="77777777" w:rsidR="0C5EEA01" w:rsidRDefault="4A362376" w:rsidP="4A362376">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24"/>
                <w:szCs w:val="24"/>
              </w:rPr>
            </w:pPr>
            <w:r w:rsidRPr="4A362376">
              <w:rPr>
                <w:rFonts w:ascii="Bookman Old Style" w:eastAsia="Bookman Old Style" w:hAnsi="Bookman Old Style" w:cs="Bookman Old Style"/>
                <w:sz w:val="24"/>
                <w:szCs w:val="24"/>
              </w:rPr>
              <w:t>8</w:t>
            </w:r>
          </w:p>
        </w:tc>
      </w:tr>
      <w:tr w:rsidR="0C5EEA01" w14:paraId="15CD7F1A" w14:textId="77777777" w:rsidTr="4A362376">
        <w:tc>
          <w:tcPr>
            <w:cnfStyle w:val="001000000000" w:firstRow="0" w:lastRow="0" w:firstColumn="1" w:lastColumn="0" w:oddVBand="0" w:evenVBand="0" w:oddHBand="0" w:evenHBand="0" w:firstRowFirstColumn="0" w:firstRowLastColumn="0" w:lastRowFirstColumn="0" w:lastRowLastColumn="0"/>
            <w:tcW w:w="2250" w:type="dxa"/>
          </w:tcPr>
          <w:p w14:paraId="3FA3A6E4" w14:textId="77777777" w:rsidR="0C5EEA01" w:rsidRDefault="0C5EEA01" w:rsidP="0C5EEA01">
            <w:pPr>
              <w:jc w:val="center"/>
              <w:rPr>
                <w:rFonts w:ascii="Bookman Old Style" w:eastAsia="Bookman Old Style" w:hAnsi="Bookman Old Style" w:cs="Bookman Old Style"/>
                <w:b w:val="0"/>
                <w:bCs w:val="0"/>
                <w:sz w:val="24"/>
                <w:szCs w:val="24"/>
              </w:rPr>
            </w:pPr>
            <w:r w:rsidRPr="0C5EEA01">
              <w:rPr>
                <w:rFonts w:ascii="Bookman Old Style" w:eastAsia="Bookman Old Style" w:hAnsi="Bookman Old Style" w:cs="Bookman Old Style"/>
                <w:b w:val="0"/>
                <w:bCs w:val="0"/>
                <w:sz w:val="24"/>
                <w:szCs w:val="24"/>
              </w:rPr>
              <w:t>$1,100,000</w:t>
            </w:r>
          </w:p>
        </w:tc>
        <w:tc>
          <w:tcPr>
            <w:tcW w:w="2010" w:type="dxa"/>
          </w:tcPr>
          <w:p w14:paraId="04463E37" w14:textId="77777777" w:rsidR="0C5EEA01" w:rsidRDefault="4A362376" w:rsidP="4A362376">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24"/>
                <w:szCs w:val="24"/>
              </w:rPr>
            </w:pPr>
            <w:r w:rsidRPr="4A362376">
              <w:rPr>
                <w:rFonts w:ascii="Bookman Old Style" w:eastAsia="Bookman Old Style" w:hAnsi="Bookman Old Style" w:cs="Bookman Old Style"/>
                <w:sz w:val="24"/>
                <w:szCs w:val="24"/>
              </w:rPr>
              <w:t>9</w:t>
            </w:r>
          </w:p>
        </w:tc>
      </w:tr>
      <w:tr w:rsidR="0C5EEA01" w14:paraId="0A5AED92" w14:textId="77777777" w:rsidTr="4A362376">
        <w:tc>
          <w:tcPr>
            <w:cnfStyle w:val="001000000000" w:firstRow="0" w:lastRow="0" w:firstColumn="1" w:lastColumn="0" w:oddVBand="0" w:evenVBand="0" w:oddHBand="0" w:evenHBand="0" w:firstRowFirstColumn="0" w:firstRowLastColumn="0" w:lastRowFirstColumn="0" w:lastRowLastColumn="0"/>
            <w:tcW w:w="2250" w:type="dxa"/>
          </w:tcPr>
          <w:p w14:paraId="0791C7FD" w14:textId="77777777" w:rsidR="0C5EEA01" w:rsidRDefault="0C5EEA01" w:rsidP="0C5EEA01">
            <w:pPr>
              <w:jc w:val="center"/>
              <w:rPr>
                <w:rFonts w:ascii="Bookman Old Style" w:eastAsia="Bookman Old Style" w:hAnsi="Bookman Old Style" w:cs="Bookman Old Style"/>
                <w:b w:val="0"/>
                <w:bCs w:val="0"/>
                <w:sz w:val="24"/>
                <w:szCs w:val="24"/>
              </w:rPr>
            </w:pPr>
            <w:r w:rsidRPr="0C5EEA01">
              <w:rPr>
                <w:rFonts w:ascii="Bookman Old Style" w:eastAsia="Bookman Old Style" w:hAnsi="Bookman Old Style" w:cs="Bookman Old Style"/>
                <w:b w:val="0"/>
                <w:bCs w:val="0"/>
                <w:sz w:val="24"/>
                <w:szCs w:val="24"/>
              </w:rPr>
              <w:t>$1,250,000</w:t>
            </w:r>
          </w:p>
        </w:tc>
        <w:tc>
          <w:tcPr>
            <w:tcW w:w="2010" w:type="dxa"/>
          </w:tcPr>
          <w:p w14:paraId="7EB1E995" w14:textId="77777777" w:rsidR="0C5EEA01" w:rsidRDefault="4A362376" w:rsidP="4A362376">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24"/>
                <w:szCs w:val="24"/>
              </w:rPr>
            </w:pPr>
            <w:r w:rsidRPr="4A362376">
              <w:rPr>
                <w:rFonts w:ascii="Bookman Old Style" w:eastAsia="Bookman Old Style" w:hAnsi="Bookman Old Style" w:cs="Bookman Old Style"/>
                <w:sz w:val="24"/>
                <w:szCs w:val="24"/>
              </w:rPr>
              <w:t>10</w:t>
            </w:r>
          </w:p>
        </w:tc>
      </w:tr>
      <w:tr w:rsidR="0C5EEA01" w14:paraId="708D2634" w14:textId="77777777" w:rsidTr="4A362376">
        <w:tc>
          <w:tcPr>
            <w:cnfStyle w:val="001000000000" w:firstRow="0" w:lastRow="0" w:firstColumn="1" w:lastColumn="0" w:oddVBand="0" w:evenVBand="0" w:oddHBand="0" w:evenHBand="0" w:firstRowFirstColumn="0" w:firstRowLastColumn="0" w:lastRowFirstColumn="0" w:lastRowLastColumn="0"/>
            <w:tcW w:w="2250" w:type="dxa"/>
          </w:tcPr>
          <w:p w14:paraId="5D58B801" w14:textId="77777777" w:rsidR="0C5EEA01" w:rsidRDefault="0C5EEA01" w:rsidP="0C5EEA01">
            <w:pPr>
              <w:jc w:val="center"/>
              <w:rPr>
                <w:rFonts w:ascii="Bookman Old Style" w:eastAsia="Bookman Old Style" w:hAnsi="Bookman Old Style" w:cs="Bookman Old Style"/>
                <w:b w:val="0"/>
                <w:bCs w:val="0"/>
                <w:sz w:val="24"/>
                <w:szCs w:val="24"/>
              </w:rPr>
            </w:pPr>
            <w:r w:rsidRPr="0C5EEA01">
              <w:rPr>
                <w:rFonts w:ascii="Bookman Old Style" w:eastAsia="Bookman Old Style" w:hAnsi="Bookman Old Style" w:cs="Bookman Old Style"/>
                <w:b w:val="0"/>
                <w:bCs w:val="0"/>
                <w:sz w:val="24"/>
                <w:szCs w:val="24"/>
              </w:rPr>
              <w:t>$1,400,000</w:t>
            </w:r>
          </w:p>
        </w:tc>
        <w:tc>
          <w:tcPr>
            <w:tcW w:w="2010" w:type="dxa"/>
          </w:tcPr>
          <w:p w14:paraId="2F97E085" w14:textId="77777777" w:rsidR="0C5EEA01" w:rsidRDefault="4A362376" w:rsidP="4A362376">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24"/>
                <w:szCs w:val="24"/>
              </w:rPr>
            </w:pPr>
            <w:r w:rsidRPr="4A362376">
              <w:rPr>
                <w:rFonts w:ascii="Bookman Old Style" w:eastAsia="Bookman Old Style" w:hAnsi="Bookman Old Style" w:cs="Bookman Old Style"/>
                <w:sz w:val="24"/>
                <w:szCs w:val="24"/>
              </w:rPr>
              <w:t>11</w:t>
            </w:r>
          </w:p>
        </w:tc>
      </w:tr>
      <w:tr w:rsidR="0C5EEA01" w14:paraId="73861F2E" w14:textId="77777777" w:rsidTr="4A362376">
        <w:tc>
          <w:tcPr>
            <w:cnfStyle w:val="001000000000" w:firstRow="0" w:lastRow="0" w:firstColumn="1" w:lastColumn="0" w:oddVBand="0" w:evenVBand="0" w:oddHBand="0" w:evenHBand="0" w:firstRowFirstColumn="0" w:firstRowLastColumn="0" w:lastRowFirstColumn="0" w:lastRowLastColumn="0"/>
            <w:tcW w:w="2250" w:type="dxa"/>
          </w:tcPr>
          <w:p w14:paraId="71FF9B90" w14:textId="77777777" w:rsidR="0C5EEA01" w:rsidRDefault="0C5EEA01" w:rsidP="0C5EEA01">
            <w:pPr>
              <w:jc w:val="center"/>
              <w:rPr>
                <w:rFonts w:ascii="Bookman Old Style" w:eastAsia="Bookman Old Style" w:hAnsi="Bookman Old Style" w:cs="Bookman Old Style"/>
                <w:b w:val="0"/>
                <w:bCs w:val="0"/>
                <w:sz w:val="24"/>
                <w:szCs w:val="24"/>
              </w:rPr>
            </w:pPr>
            <w:r w:rsidRPr="0C5EEA01">
              <w:rPr>
                <w:rFonts w:ascii="Bookman Old Style" w:eastAsia="Bookman Old Style" w:hAnsi="Bookman Old Style" w:cs="Bookman Old Style"/>
                <w:b w:val="0"/>
                <w:bCs w:val="0"/>
                <w:sz w:val="24"/>
                <w:szCs w:val="24"/>
              </w:rPr>
              <w:t>$1,550,000</w:t>
            </w:r>
          </w:p>
        </w:tc>
        <w:tc>
          <w:tcPr>
            <w:tcW w:w="2010" w:type="dxa"/>
          </w:tcPr>
          <w:p w14:paraId="75FFDB1F" w14:textId="77777777" w:rsidR="0C5EEA01" w:rsidRDefault="4A362376" w:rsidP="4A362376">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24"/>
                <w:szCs w:val="24"/>
              </w:rPr>
            </w:pPr>
            <w:r w:rsidRPr="4A362376">
              <w:rPr>
                <w:rFonts w:ascii="Bookman Old Style" w:eastAsia="Bookman Old Style" w:hAnsi="Bookman Old Style" w:cs="Bookman Old Style"/>
                <w:sz w:val="24"/>
                <w:szCs w:val="24"/>
              </w:rPr>
              <w:t>12</w:t>
            </w:r>
          </w:p>
        </w:tc>
      </w:tr>
      <w:tr w:rsidR="0C5EEA01" w14:paraId="087E8A2E" w14:textId="77777777" w:rsidTr="4A362376">
        <w:tc>
          <w:tcPr>
            <w:cnfStyle w:val="001000000000" w:firstRow="0" w:lastRow="0" w:firstColumn="1" w:lastColumn="0" w:oddVBand="0" w:evenVBand="0" w:oddHBand="0" w:evenHBand="0" w:firstRowFirstColumn="0" w:firstRowLastColumn="0" w:lastRowFirstColumn="0" w:lastRowLastColumn="0"/>
            <w:tcW w:w="2250" w:type="dxa"/>
          </w:tcPr>
          <w:p w14:paraId="7B672FB4" w14:textId="77777777" w:rsidR="0C5EEA01" w:rsidRDefault="0C5EEA01" w:rsidP="0C5EEA01">
            <w:pPr>
              <w:jc w:val="center"/>
              <w:rPr>
                <w:rFonts w:ascii="Bookman Old Style" w:eastAsia="Bookman Old Style" w:hAnsi="Bookman Old Style" w:cs="Bookman Old Style"/>
                <w:b w:val="0"/>
                <w:bCs w:val="0"/>
                <w:sz w:val="24"/>
                <w:szCs w:val="24"/>
              </w:rPr>
            </w:pPr>
            <w:r w:rsidRPr="0C5EEA01">
              <w:rPr>
                <w:rFonts w:ascii="Bookman Old Style" w:eastAsia="Bookman Old Style" w:hAnsi="Bookman Old Style" w:cs="Bookman Old Style"/>
                <w:b w:val="0"/>
                <w:bCs w:val="0"/>
                <w:sz w:val="24"/>
                <w:szCs w:val="24"/>
              </w:rPr>
              <w:t>$1,700,000</w:t>
            </w:r>
          </w:p>
        </w:tc>
        <w:tc>
          <w:tcPr>
            <w:tcW w:w="2010" w:type="dxa"/>
          </w:tcPr>
          <w:p w14:paraId="409E004E" w14:textId="77777777" w:rsidR="0C5EEA01" w:rsidRDefault="4A362376" w:rsidP="4A362376">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24"/>
                <w:szCs w:val="24"/>
              </w:rPr>
            </w:pPr>
            <w:r w:rsidRPr="4A362376">
              <w:rPr>
                <w:rFonts w:ascii="Bookman Old Style" w:eastAsia="Bookman Old Style" w:hAnsi="Bookman Old Style" w:cs="Bookman Old Style"/>
                <w:sz w:val="24"/>
                <w:szCs w:val="24"/>
              </w:rPr>
              <w:t>13</w:t>
            </w:r>
          </w:p>
        </w:tc>
      </w:tr>
      <w:tr w:rsidR="0C5EEA01" w14:paraId="5BB0168D" w14:textId="77777777" w:rsidTr="4A362376">
        <w:tc>
          <w:tcPr>
            <w:cnfStyle w:val="001000000000" w:firstRow="0" w:lastRow="0" w:firstColumn="1" w:lastColumn="0" w:oddVBand="0" w:evenVBand="0" w:oddHBand="0" w:evenHBand="0" w:firstRowFirstColumn="0" w:firstRowLastColumn="0" w:lastRowFirstColumn="0" w:lastRowLastColumn="0"/>
            <w:tcW w:w="2250" w:type="dxa"/>
          </w:tcPr>
          <w:p w14:paraId="7987B204" w14:textId="77777777" w:rsidR="0C5EEA01" w:rsidRDefault="0C5EEA01" w:rsidP="0C5EEA01">
            <w:pPr>
              <w:jc w:val="center"/>
              <w:rPr>
                <w:rFonts w:ascii="Bookman Old Style" w:eastAsia="Bookman Old Style" w:hAnsi="Bookman Old Style" w:cs="Bookman Old Style"/>
                <w:b w:val="0"/>
                <w:bCs w:val="0"/>
                <w:sz w:val="24"/>
                <w:szCs w:val="24"/>
              </w:rPr>
            </w:pPr>
            <w:r w:rsidRPr="0C5EEA01">
              <w:rPr>
                <w:rFonts w:ascii="Bookman Old Style" w:eastAsia="Bookman Old Style" w:hAnsi="Bookman Old Style" w:cs="Bookman Old Style"/>
                <w:b w:val="0"/>
                <w:bCs w:val="0"/>
                <w:sz w:val="24"/>
                <w:szCs w:val="24"/>
              </w:rPr>
              <w:t>$1,850,000</w:t>
            </w:r>
          </w:p>
        </w:tc>
        <w:tc>
          <w:tcPr>
            <w:tcW w:w="2010" w:type="dxa"/>
          </w:tcPr>
          <w:p w14:paraId="65C54334" w14:textId="77777777" w:rsidR="0C5EEA01" w:rsidRDefault="4A362376" w:rsidP="4A362376">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24"/>
                <w:szCs w:val="24"/>
              </w:rPr>
            </w:pPr>
            <w:r w:rsidRPr="4A362376">
              <w:rPr>
                <w:rFonts w:ascii="Bookman Old Style" w:eastAsia="Bookman Old Style" w:hAnsi="Bookman Old Style" w:cs="Bookman Old Style"/>
                <w:sz w:val="24"/>
                <w:szCs w:val="24"/>
              </w:rPr>
              <w:t>14</w:t>
            </w:r>
          </w:p>
        </w:tc>
      </w:tr>
      <w:tr w:rsidR="0C5EEA01" w14:paraId="792066D7" w14:textId="77777777" w:rsidTr="4A362376">
        <w:tc>
          <w:tcPr>
            <w:cnfStyle w:val="001000000000" w:firstRow="0" w:lastRow="0" w:firstColumn="1" w:lastColumn="0" w:oddVBand="0" w:evenVBand="0" w:oddHBand="0" w:evenHBand="0" w:firstRowFirstColumn="0" w:firstRowLastColumn="0" w:lastRowFirstColumn="0" w:lastRowLastColumn="0"/>
            <w:tcW w:w="2250" w:type="dxa"/>
          </w:tcPr>
          <w:p w14:paraId="0D5E184F" w14:textId="77777777" w:rsidR="0C5EEA01" w:rsidRDefault="0C5EEA01" w:rsidP="0C5EEA01">
            <w:pPr>
              <w:jc w:val="center"/>
              <w:rPr>
                <w:rFonts w:ascii="Bookman Old Style" w:eastAsia="Bookman Old Style" w:hAnsi="Bookman Old Style" w:cs="Bookman Old Style"/>
                <w:b w:val="0"/>
                <w:bCs w:val="0"/>
                <w:sz w:val="24"/>
                <w:szCs w:val="24"/>
              </w:rPr>
            </w:pPr>
            <w:r w:rsidRPr="0C5EEA01">
              <w:rPr>
                <w:rFonts w:ascii="Bookman Old Style" w:eastAsia="Bookman Old Style" w:hAnsi="Bookman Old Style" w:cs="Bookman Old Style"/>
                <w:b w:val="0"/>
                <w:bCs w:val="0"/>
                <w:sz w:val="24"/>
                <w:szCs w:val="24"/>
              </w:rPr>
              <w:t>$2,000,000</w:t>
            </w:r>
          </w:p>
        </w:tc>
        <w:tc>
          <w:tcPr>
            <w:tcW w:w="2010" w:type="dxa"/>
          </w:tcPr>
          <w:p w14:paraId="6DD7568E" w14:textId="77777777" w:rsidR="0C5EEA01" w:rsidRDefault="4A362376" w:rsidP="4A362376">
            <w:pPr>
              <w:jc w:val="center"/>
              <w:cnfStyle w:val="000000000000" w:firstRow="0" w:lastRow="0" w:firstColumn="0" w:lastColumn="0" w:oddVBand="0" w:evenVBand="0" w:oddHBand="0" w:evenHBand="0" w:firstRowFirstColumn="0" w:firstRowLastColumn="0" w:lastRowFirstColumn="0" w:lastRowLastColumn="0"/>
              <w:rPr>
                <w:rFonts w:ascii="Bookman Old Style" w:eastAsia="Bookman Old Style" w:hAnsi="Bookman Old Style" w:cs="Bookman Old Style"/>
                <w:sz w:val="24"/>
                <w:szCs w:val="24"/>
              </w:rPr>
            </w:pPr>
            <w:r w:rsidRPr="4A362376">
              <w:rPr>
                <w:rFonts w:ascii="Bookman Old Style" w:eastAsia="Bookman Old Style" w:hAnsi="Bookman Old Style" w:cs="Bookman Old Style"/>
                <w:sz w:val="24"/>
                <w:szCs w:val="24"/>
              </w:rPr>
              <w:t>15</w:t>
            </w:r>
          </w:p>
        </w:tc>
      </w:tr>
    </w:tbl>
    <w:p w14:paraId="6B163D9D" w14:textId="77777777" w:rsidR="0C5EEA01" w:rsidRDefault="0C5EEA01" w:rsidP="0C5EEA01">
      <w:pPr>
        <w:rPr>
          <w:rFonts w:ascii="Bookman Old Style" w:eastAsia="Bookman Old Style" w:hAnsi="Bookman Old Style" w:cs="Bookman Old Style"/>
          <w:sz w:val="24"/>
          <w:szCs w:val="24"/>
        </w:rPr>
      </w:pPr>
    </w:p>
    <w:p w14:paraId="4F46A572" w14:textId="77777777" w:rsidR="302EFE19" w:rsidRDefault="302EFE19" w:rsidP="302EFE19">
      <w:r w:rsidRPr="302EFE19">
        <w:rPr>
          <w:rFonts w:ascii="Bookman Old Style" w:eastAsia="Bookman Old Style" w:hAnsi="Bookman Old Style" w:cs="Bookman Old Style"/>
          <w:sz w:val="24"/>
          <w:szCs w:val="24"/>
        </w:rPr>
        <w:t xml:space="preserve">A common question from those who are preparing bylaws is whether there should be an even number of directors, so that there are no tie votes.  Apart from the fact that even even-numbered boards often have an odd number of directors at a meeting, it is rare for a decision by the board of a charity to lead to a tie vote. </w:t>
      </w:r>
    </w:p>
    <w:p w14:paraId="6445F887" w14:textId="77777777" w:rsidR="302EFE19" w:rsidRDefault="302EFE19" w:rsidP="302EFE19">
      <w:pPr>
        <w:rPr>
          <w:rFonts w:ascii="Bookman Old Style" w:eastAsia="Bookman Old Style" w:hAnsi="Bookman Old Style" w:cs="Bookman Old Style"/>
          <w:sz w:val="24"/>
          <w:szCs w:val="24"/>
        </w:rPr>
      </w:pPr>
      <w:r w:rsidRPr="302EFE19">
        <w:rPr>
          <w:rFonts w:ascii="Bookman Old Style" w:eastAsia="Bookman Old Style" w:hAnsi="Bookman Old Style" w:cs="Bookman Old Style"/>
          <w:sz w:val="24"/>
          <w:szCs w:val="24"/>
        </w:rPr>
        <w:t xml:space="preserve">Tied voting only takes place when the voting body is faced with two affirmative choices. An example of this would be a vote between two candidates for appointment to a position. However, most boards never face these kinds of votes. Rather, the decisions by boards consist primarily of resolutions which are subject to an affirmative vote ("yes") or a negative vote ("no"). In all systems of parliamentary procedure, a resolution requires a majority vote to be approved. On a resolution, there are only two possible outcomes. Either a majority votes yes, and the resolution passes, or there is no majority, and the resolution fails. There is no middle ground. As a result, a vote of eight people, where the result is four "yeses" and four "noes" is the same as a vote of nine </w:t>
      </w:r>
      <w:r w:rsidRPr="302EFE19">
        <w:rPr>
          <w:rFonts w:ascii="Bookman Old Style" w:eastAsia="Bookman Old Style" w:hAnsi="Bookman Old Style" w:cs="Bookman Old Style"/>
          <w:sz w:val="24"/>
          <w:szCs w:val="24"/>
        </w:rPr>
        <w:lastRenderedPageBreak/>
        <w:t xml:space="preserve">people where there are four "yeses" and five "noes." In each case, the resolution fails. </w:t>
      </w:r>
    </w:p>
    <w:p w14:paraId="6B5C4562" w14:textId="77777777" w:rsidR="003E30A5" w:rsidRDefault="003E30A5" w:rsidP="302EFE19">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Ultimately, the question of how many directors an organization should have comes down to what serves the objectives of the organization best. There needs to be a determination of how to best assemble a group of informed and wise individuals who can provide guidance both through knowledge of the work of the organization, and through having some distance from </w:t>
      </w:r>
      <w:r w:rsidR="00BA0A3A">
        <w:rPr>
          <w:rFonts w:ascii="Bookman Old Style" w:eastAsia="Bookman Old Style" w:hAnsi="Bookman Old Style" w:cs="Bookman Old Style"/>
          <w:sz w:val="24"/>
          <w:szCs w:val="24"/>
        </w:rPr>
        <w:t>daily</w:t>
      </w:r>
      <w:r>
        <w:rPr>
          <w:rFonts w:ascii="Bookman Old Style" w:eastAsia="Bookman Old Style" w:hAnsi="Bookman Old Style" w:cs="Bookman Old Style"/>
          <w:sz w:val="24"/>
          <w:szCs w:val="24"/>
        </w:rPr>
        <w:t xml:space="preserve"> operations. The board must have enough people to give the meetings a sufficient degree of formality that it never forgets that it is an important business function, and not a casual discussion group. </w:t>
      </w:r>
    </w:p>
    <w:p w14:paraId="4DDEA17C" w14:textId="77777777" w:rsidR="302EFE19" w:rsidRDefault="302EFE19">
      <w:r>
        <w:br w:type="page"/>
      </w:r>
    </w:p>
    <w:p w14:paraId="70E5E6A3" w14:textId="77777777" w:rsidR="302EFE19" w:rsidRDefault="302EFE19" w:rsidP="302EFE19">
      <w:pPr>
        <w:rPr>
          <w:rFonts w:ascii="Bookman Old Style" w:eastAsia="Bookman Old Style" w:hAnsi="Bookman Old Style" w:cs="Bookman Old Style"/>
          <w:sz w:val="24"/>
          <w:szCs w:val="24"/>
        </w:rPr>
      </w:pPr>
      <w:r w:rsidRPr="302EFE19">
        <w:rPr>
          <w:rFonts w:ascii="Bookman Old Style" w:eastAsia="Bookman Old Style" w:hAnsi="Bookman Old Style" w:cs="Bookman Old Style"/>
          <w:b/>
          <w:bCs/>
          <w:sz w:val="24"/>
          <w:szCs w:val="24"/>
        </w:rPr>
        <w:lastRenderedPageBreak/>
        <w:t>Chapter 2: Laying the Groundwork</w:t>
      </w:r>
    </w:p>
    <w:p w14:paraId="3ECDFE31" w14:textId="77777777" w:rsidR="302EFE19" w:rsidRDefault="302EFE19" w:rsidP="302EFE19">
      <w:pPr>
        <w:rPr>
          <w:rFonts w:ascii="Bookman Old Style" w:eastAsia="Bookman Old Style" w:hAnsi="Bookman Old Style" w:cs="Bookman Old Style"/>
          <w:b/>
          <w:bCs/>
          <w:sz w:val="24"/>
          <w:szCs w:val="24"/>
        </w:rPr>
      </w:pPr>
      <w:r w:rsidRPr="302EFE19">
        <w:rPr>
          <w:rFonts w:ascii="Bookman Old Style" w:eastAsia="Bookman Old Style" w:hAnsi="Bookman Old Style" w:cs="Bookman Old Style"/>
          <w:sz w:val="24"/>
          <w:szCs w:val="24"/>
        </w:rPr>
        <w:t xml:space="preserve">If you have made it this far, you have considered the questions in the self-assessment and have decided that the world is ready for your charity. Before you begin to set the wheels of operation in motion, you will need to complete two critical steps: writing a business plan, and recruiting your board members. If you have been working on the idea for your charity for a long time already, you may find these steps easy. You could have the business plan already written in the back of your mind, and you may already have a list of potential board members. It is just a matter of following through that remains. </w:t>
      </w:r>
    </w:p>
    <w:p w14:paraId="7F9D64C1" w14:textId="77777777" w:rsidR="302EFE19" w:rsidRDefault="302EFE19" w:rsidP="302EFE19">
      <w:pPr>
        <w:rPr>
          <w:rFonts w:ascii="Bookman Old Style" w:eastAsia="Bookman Old Style" w:hAnsi="Bookman Old Style" w:cs="Bookman Old Style"/>
          <w:sz w:val="24"/>
          <w:szCs w:val="24"/>
        </w:rPr>
      </w:pPr>
      <w:r w:rsidRPr="302EFE19">
        <w:rPr>
          <w:rFonts w:ascii="Bookman Old Style" w:eastAsia="Bookman Old Style" w:hAnsi="Bookman Old Style" w:cs="Bookman Old Style"/>
          <w:sz w:val="24"/>
          <w:szCs w:val="24"/>
        </w:rPr>
        <w:t xml:space="preserve">The business plan will serve several needs. First, it helps you clarify what the task ahead is going to look like. Many founders of new organizations have a vision for operations, but have not thought much about resources. Going through the process of a business plan helps determine what the charity will look like once it has been accomplishing its purpose. </w:t>
      </w:r>
    </w:p>
    <w:p w14:paraId="542F40D7" w14:textId="77777777" w:rsidR="302EFE19" w:rsidRDefault="302EFE19" w:rsidP="302EFE19">
      <w:pPr>
        <w:rPr>
          <w:rFonts w:ascii="Bookman Old Style" w:eastAsia="Bookman Old Style" w:hAnsi="Bookman Old Style" w:cs="Bookman Old Style"/>
          <w:sz w:val="24"/>
          <w:szCs w:val="24"/>
        </w:rPr>
      </w:pPr>
      <w:r w:rsidRPr="302EFE19">
        <w:rPr>
          <w:rFonts w:ascii="Bookman Old Style" w:eastAsia="Bookman Old Style" w:hAnsi="Bookman Old Style" w:cs="Bookman Old Style"/>
          <w:sz w:val="24"/>
          <w:szCs w:val="24"/>
        </w:rPr>
        <w:t xml:space="preserve">Second, it will help you recruit effective board members. The action of working through the challenges to operations will show potential board members that you have minimized surprises, which will give them confidence. Third, you will need to gather all the information required in the business plan when you apply to the Internal Revenue Service for recognition of tax exempt status.  Since you need to gather this information anyway, it is better to have an overall strategy stated on your own terms, rather than have the structure dictated by a tax form. </w:t>
      </w:r>
    </w:p>
    <w:p w14:paraId="33D75458" w14:textId="77777777" w:rsidR="302EFE19" w:rsidRDefault="302EFE19" w:rsidP="302EFE19">
      <w:pPr>
        <w:rPr>
          <w:rFonts w:ascii="Bookman Old Style" w:eastAsia="Bookman Old Style" w:hAnsi="Bookman Old Style" w:cs="Bookman Old Style"/>
          <w:sz w:val="24"/>
          <w:szCs w:val="24"/>
        </w:rPr>
      </w:pPr>
      <w:r w:rsidRPr="302EFE19">
        <w:rPr>
          <w:rFonts w:ascii="Bookman Old Style" w:eastAsia="Bookman Old Style" w:hAnsi="Bookman Old Style" w:cs="Bookman Old Style"/>
          <w:sz w:val="24"/>
          <w:szCs w:val="24"/>
        </w:rPr>
        <w:t xml:space="preserve">Finally, it will orient your board members to know what to expect from the organization. A business plan is not binding on the charity, but it is a benchmark from which to build the real goals that will guide the charity once it is operational. This is a great opportunity for the founder to tell the board what she would like the organization to do. </w:t>
      </w:r>
    </w:p>
    <w:p w14:paraId="66CB7E72" w14:textId="77777777" w:rsidR="302EFE19" w:rsidRDefault="302EFE19" w:rsidP="302EFE19">
      <w:pPr>
        <w:rPr>
          <w:rFonts w:ascii="Bookman Old Style" w:eastAsia="Bookman Old Style" w:hAnsi="Bookman Old Style" w:cs="Bookman Old Style"/>
          <w:sz w:val="24"/>
          <w:szCs w:val="24"/>
        </w:rPr>
      </w:pPr>
      <w:r w:rsidRPr="302EFE19">
        <w:rPr>
          <w:rFonts w:ascii="Bookman Old Style" w:eastAsia="Bookman Old Style" w:hAnsi="Bookman Old Style" w:cs="Bookman Old Style"/>
          <w:sz w:val="24"/>
          <w:szCs w:val="24"/>
        </w:rPr>
        <w:t xml:space="preserve">We recommend that the business plan for a typical charity be about 12-20 pages long. It is more important to get the information needed on paper than it is to meet a page limit.  But since plans change, you do not want to get too detailed. At the same time, each component needs to have enough explanation that someone unfamiliar with the scope of your charity can read the plan, understand it, and get excited about it. </w:t>
      </w:r>
    </w:p>
    <w:p w14:paraId="27BECA62" w14:textId="77777777" w:rsidR="302EFE19" w:rsidRDefault="302EFE19" w:rsidP="302EFE19">
      <w:pPr>
        <w:rPr>
          <w:rFonts w:ascii="Bookman Old Style" w:eastAsia="Bookman Old Style" w:hAnsi="Bookman Old Style" w:cs="Bookman Old Style"/>
          <w:sz w:val="24"/>
          <w:szCs w:val="24"/>
        </w:rPr>
      </w:pPr>
      <w:r w:rsidRPr="302EFE19">
        <w:rPr>
          <w:rFonts w:ascii="Bookman Old Style" w:eastAsia="Bookman Old Style" w:hAnsi="Bookman Old Style" w:cs="Bookman Old Style"/>
          <w:sz w:val="24"/>
          <w:szCs w:val="24"/>
        </w:rPr>
        <w:t xml:space="preserve">You can find a lot of models on the Internet about how to write a business plan, and there are a few books available as well. But we don't want this to get too complicated. Besides, most of those materials do not deal with charities specifically, and thus may be hard to apply to your charity. </w:t>
      </w:r>
    </w:p>
    <w:p w14:paraId="5D66EBD0" w14:textId="77777777" w:rsidR="302EFE19" w:rsidRDefault="302EFE19" w:rsidP="302EFE19">
      <w:pPr>
        <w:rPr>
          <w:rFonts w:ascii="Bookman Old Style" w:eastAsia="Bookman Old Style" w:hAnsi="Bookman Old Style" w:cs="Bookman Old Style"/>
          <w:sz w:val="24"/>
          <w:szCs w:val="24"/>
        </w:rPr>
      </w:pPr>
      <w:r w:rsidRPr="302EFE19">
        <w:rPr>
          <w:rFonts w:ascii="Bookman Old Style" w:eastAsia="Bookman Old Style" w:hAnsi="Bookman Old Style" w:cs="Bookman Old Style"/>
          <w:sz w:val="24"/>
          <w:szCs w:val="24"/>
        </w:rPr>
        <w:t xml:space="preserve">We recommend that your business plan have seven sections. We describe each of them below. </w:t>
      </w:r>
    </w:p>
    <w:p w14:paraId="50717F13" w14:textId="77777777" w:rsidR="302EFE19" w:rsidRDefault="302EFE19" w:rsidP="302EFE19">
      <w:pPr>
        <w:pStyle w:val="ListParagraph"/>
        <w:numPr>
          <w:ilvl w:val="0"/>
          <w:numId w:val="7"/>
        </w:numPr>
        <w:rPr>
          <w:sz w:val="24"/>
          <w:szCs w:val="24"/>
        </w:rPr>
      </w:pPr>
      <w:r w:rsidRPr="302EFE19">
        <w:rPr>
          <w:rFonts w:ascii="Bookman Old Style" w:eastAsia="Bookman Old Style" w:hAnsi="Bookman Old Style" w:cs="Bookman Old Style"/>
          <w:i/>
          <w:iCs/>
          <w:sz w:val="24"/>
          <w:szCs w:val="24"/>
        </w:rPr>
        <w:lastRenderedPageBreak/>
        <w:t>The Executive Summary</w:t>
      </w:r>
      <w:r w:rsidRPr="302EFE19">
        <w:rPr>
          <w:rFonts w:ascii="Bookman Old Style" w:eastAsia="Bookman Old Style" w:hAnsi="Bookman Old Style" w:cs="Bookman Old Style"/>
          <w:sz w:val="24"/>
          <w:szCs w:val="24"/>
        </w:rPr>
        <w:t xml:space="preserve"> </w:t>
      </w:r>
    </w:p>
    <w:p w14:paraId="2D24E70D" w14:textId="77777777" w:rsidR="302EFE19" w:rsidRDefault="302EFE19" w:rsidP="302EFE19">
      <w:pPr>
        <w:rPr>
          <w:rFonts w:ascii="Bookman Old Style" w:eastAsia="Bookman Old Style" w:hAnsi="Bookman Old Style" w:cs="Bookman Old Style"/>
          <w:sz w:val="24"/>
          <w:szCs w:val="24"/>
        </w:rPr>
      </w:pPr>
      <w:r w:rsidRPr="302EFE19">
        <w:rPr>
          <w:rFonts w:ascii="Bookman Old Style" w:eastAsia="Bookman Old Style" w:hAnsi="Bookman Old Style" w:cs="Bookman Old Style"/>
          <w:sz w:val="24"/>
          <w:szCs w:val="24"/>
        </w:rPr>
        <w:t xml:space="preserve">This will be the very first page of your business plan, but it will need to be the last part you write. Keep it to one page. It will be a very brief summary of the rest of the business plan. While the rest of the business plan may need to use a lot of cold details that are hard to make engaging, the executive summary is an opportunity for you to sell the reader on how great the new charity is going to be. Don't make it a commercial, but it should show some passion for why the charity is necessary, what it will accomplish, and how it will do so. </w:t>
      </w:r>
    </w:p>
    <w:p w14:paraId="7BC0ADD1" w14:textId="77777777" w:rsidR="302EFE19" w:rsidRDefault="302EFE19" w:rsidP="302EFE19">
      <w:pPr>
        <w:pStyle w:val="ListParagraph"/>
        <w:numPr>
          <w:ilvl w:val="0"/>
          <w:numId w:val="7"/>
        </w:numPr>
        <w:rPr>
          <w:sz w:val="24"/>
          <w:szCs w:val="24"/>
        </w:rPr>
      </w:pPr>
      <w:r w:rsidRPr="302EFE19">
        <w:rPr>
          <w:rFonts w:ascii="Bookman Old Style" w:eastAsia="Bookman Old Style" w:hAnsi="Bookman Old Style" w:cs="Bookman Old Style"/>
          <w:i/>
          <w:iCs/>
          <w:sz w:val="24"/>
          <w:szCs w:val="24"/>
        </w:rPr>
        <w:t>Describe the Challenge</w:t>
      </w:r>
    </w:p>
    <w:p w14:paraId="29D931CC" w14:textId="77777777" w:rsidR="302EFE19" w:rsidRDefault="302EFE19" w:rsidP="302EFE19">
      <w:pPr>
        <w:rPr>
          <w:rFonts w:ascii="Bookman Old Style" w:eastAsia="Bookman Old Style" w:hAnsi="Bookman Old Style" w:cs="Bookman Old Style"/>
          <w:sz w:val="24"/>
          <w:szCs w:val="24"/>
        </w:rPr>
      </w:pPr>
      <w:r w:rsidRPr="302EFE19">
        <w:rPr>
          <w:rFonts w:ascii="Bookman Old Style" w:eastAsia="Bookman Old Style" w:hAnsi="Bookman Old Style" w:cs="Bookman Old Style"/>
          <w:sz w:val="24"/>
          <w:szCs w:val="24"/>
        </w:rPr>
        <w:t xml:space="preserve">We called this a challenge rather than a problem because it sounds a little more positive. However, this initial part of the business plan is the place to describe the problem that is going to be addressed by the charity. All charities are problem-solvers, and the first step is to give the reader an understanding of what problem out there needs to be addressed. </w:t>
      </w:r>
    </w:p>
    <w:p w14:paraId="0C583727" w14:textId="77777777" w:rsidR="302EFE19" w:rsidRDefault="302EFE19" w:rsidP="302EFE19">
      <w:pPr>
        <w:rPr>
          <w:rFonts w:ascii="Bookman Old Style" w:eastAsia="Bookman Old Style" w:hAnsi="Bookman Old Style" w:cs="Bookman Old Style"/>
          <w:sz w:val="24"/>
          <w:szCs w:val="24"/>
        </w:rPr>
      </w:pPr>
      <w:r w:rsidRPr="302EFE19">
        <w:rPr>
          <w:rFonts w:ascii="Bookman Old Style" w:eastAsia="Bookman Old Style" w:hAnsi="Bookman Old Style" w:cs="Bookman Old Style"/>
          <w:sz w:val="24"/>
          <w:szCs w:val="24"/>
        </w:rPr>
        <w:t xml:space="preserve">For some charities, the problem is a new challenge that is not being addressed by anyone, anywhere. These arise as new problems arise in the world. There are newly discovered diseases that are in need of research. New technology has created new problems that need to be addressed. New ideas need to be promoted. </w:t>
      </w:r>
    </w:p>
    <w:p w14:paraId="2F48970E" w14:textId="77777777" w:rsidR="302EFE19" w:rsidRDefault="302EFE19" w:rsidP="302EFE19">
      <w:pPr>
        <w:rPr>
          <w:rFonts w:ascii="Bookman Old Style" w:eastAsia="Bookman Old Style" w:hAnsi="Bookman Old Style" w:cs="Bookman Old Style"/>
          <w:sz w:val="24"/>
          <w:szCs w:val="24"/>
        </w:rPr>
      </w:pPr>
      <w:r w:rsidRPr="302EFE19">
        <w:rPr>
          <w:rFonts w:ascii="Bookman Old Style" w:eastAsia="Bookman Old Style" w:hAnsi="Bookman Old Style" w:cs="Bookman Old Style"/>
          <w:sz w:val="24"/>
          <w:szCs w:val="24"/>
        </w:rPr>
        <w:t xml:space="preserve">For other charities, the problem may be primarily geographic. Old cities may have libraries, but new ones don't. A charity is needed to take a familiar concept we all understand (like the value of a public library), and apply that concept to a place where it has not yet been applied. </w:t>
      </w:r>
    </w:p>
    <w:p w14:paraId="0ED7BD4B" w14:textId="77777777" w:rsidR="302EFE19" w:rsidRDefault="302EFE19" w:rsidP="302EFE19">
      <w:pPr>
        <w:rPr>
          <w:rFonts w:ascii="Bookman Old Style" w:eastAsia="Bookman Old Style" w:hAnsi="Bookman Old Style" w:cs="Bookman Old Style"/>
          <w:sz w:val="24"/>
          <w:szCs w:val="24"/>
        </w:rPr>
      </w:pPr>
      <w:r w:rsidRPr="302EFE19">
        <w:rPr>
          <w:rFonts w:ascii="Bookman Old Style" w:eastAsia="Bookman Old Style" w:hAnsi="Bookman Old Style" w:cs="Bookman Old Style"/>
          <w:sz w:val="24"/>
          <w:szCs w:val="24"/>
        </w:rPr>
        <w:t xml:space="preserve">For yet other charities, there may already be existing charities operating nearby, but they aren't meeting critical needs. For example, local literacy programs may not be effective in communities where many people do not speak English. A new charity dedicated to literacy may mimic the existing charity, but brings the advantage of skill in teaching literacy in other languages. </w:t>
      </w:r>
    </w:p>
    <w:p w14:paraId="0585AB7C" w14:textId="77777777" w:rsidR="302EFE19" w:rsidRDefault="6F9E4F81" w:rsidP="302EFE19">
      <w:pPr>
        <w:pStyle w:val="ListParagraph"/>
        <w:numPr>
          <w:ilvl w:val="0"/>
          <w:numId w:val="7"/>
        </w:numPr>
        <w:rPr>
          <w:sz w:val="24"/>
          <w:szCs w:val="24"/>
        </w:rPr>
      </w:pPr>
      <w:r w:rsidRPr="6F9E4F81">
        <w:rPr>
          <w:rFonts w:ascii="Bookman Old Style" w:eastAsia="Bookman Old Style" w:hAnsi="Bookman Old Style" w:cs="Bookman Old Style"/>
          <w:i/>
          <w:iCs/>
          <w:sz w:val="24"/>
          <w:szCs w:val="24"/>
        </w:rPr>
        <w:t>State the Strategy and Goals</w:t>
      </w:r>
    </w:p>
    <w:p w14:paraId="7410613A" w14:textId="77777777" w:rsidR="6F9E4F81" w:rsidRDefault="4A362376" w:rsidP="4A362376">
      <w:pPr>
        <w:rPr>
          <w:rFonts w:ascii="Bookman Old Style" w:eastAsia="Bookman Old Style" w:hAnsi="Bookman Old Style" w:cs="Bookman Old Style"/>
          <w:sz w:val="24"/>
          <w:szCs w:val="24"/>
        </w:rPr>
      </w:pPr>
      <w:r w:rsidRPr="4A362376">
        <w:rPr>
          <w:rFonts w:ascii="Bookman Old Style" w:eastAsia="Bookman Old Style" w:hAnsi="Bookman Old Style" w:cs="Bookman Old Style"/>
          <w:sz w:val="24"/>
          <w:szCs w:val="24"/>
        </w:rPr>
        <w:t xml:space="preserve">The strategy section is where the business plan shows how your charity can meet the challenge described in the previous section. This is best done by continuing the narrative by showing how </w:t>
      </w:r>
      <w:ins w:id="0" w:author="Kelli Marsh" w:date="2018-08-07T10:26:00Z">
        <w:r w:rsidR="00043C88">
          <w:rPr>
            <w:rFonts w:ascii="Bookman Old Style" w:eastAsia="Bookman Old Style" w:hAnsi="Bookman Old Style" w:cs="Bookman Old Style"/>
            <w:sz w:val="24"/>
            <w:szCs w:val="24"/>
          </w:rPr>
          <w:t xml:space="preserve">the </w:t>
        </w:r>
      </w:ins>
      <w:r w:rsidRPr="4A362376">
        <w:rPr>
          <w:rFonts w:ascii="Bookman Old Style" w:eastAsia="Bookman Old Style" w:hAnsi="Bookman Old Style" w:cs="Bookman Old Style"/>
          <w:sz w:val="24"/>
          <w:szCs w:val="24"/>
        </w:rPr>
        <w:t xml:space="preserve">need can be met.  It is best to do this by first writing about the big picture—what it would take to solve the problem completely. Then, write about what your charity can accomplish in the mid-term, such as, what will be completed in five years if your charity moves forward. In this, you want to state achievable goals. The reader benefits from knowing how the challenge has been reduced or met, through clear specific steps the organization will take.  These should be stated in a way that brings a </w:t>
      </w:r>
      <w:r w:rsidRPr="4A362376">
        <w:rPr>
          <w:rFonts w:ascii="Bookman Old Style" w:eastAsia="Bookman Old Style" w:hAnsi="Bookman Old Style" w:cs="Bookman Old Style"/>
          <w:sz w:val="24"/>
          <w:szCs w:val="24"/>
        </w:rPr>
        <w:lastRenderedPageBreak/>
        <w:t xml:space="preserve">connection to the reader's mind between the obstacle and the solution, not in a way that just looks like it will be costly. For example, in establishing drug treatment centers, the goal would be stated as "opening five treatment centers so that 60% of the residents of Clark County will be within 20 miles of effective treatment by the end of 2024."  This is far better than stating "we will open one new fully staffed facility each year for the next five years." This </w:t>
      </w:r>
      <w:r w:rsidR="0896BB30" w:rsidRPr="0896BB30">
        <w:rPr>
          <w:rFonts w:ascii="Bookman Old Style" w:eastAsia="Bookman Old Style" w:hAnsi="Bookman Old Style" w:cs="Bookman Old Style"/>
          <w:sz w:val="24"/>
          <w:szCs w:val="24"/>
        </w:rPr>
        <w:t>keep</w:t>
      </w:r>
      <w:r w:rsidR="00BA0A3A">
        <w:rPr>
          <w:rFonts w:ascii="Bookman Old Style" w:eastAsia="Bookman Old Style" w:hAnsi="Bookman Old Style" w:cs="Bookman Old Style"/>
          <w:sz w:val="24"/>
          <w:szCs w:val="24"/>
        </w:rPr>
        <w:t>s</w:t>
      </w:r>
      <w:r w:rsidR="0896BB30" w:rsidRPr="0896BB30">
        <w:rPr>
          <w:rFonts w:ascii="Bookman Old Style" w:eastAsia="Bookman Old Style" w:hAnsi="Bookman Old Style" w:cs="Bookman Old Style"/>
          <w:sz w:val="24"/>
          <w:szCs w:val="24"/>
        </w:rPr>
        <w:t xml:space="preserve"> the reader aware of how the goals meet the need</w:t>
      </w:r>
      <w:r w:rsidR="00BA0A3A">
        <w:rPr>
          <w:rFonts w:ascii="Bookman Old Style" w:eastAsia="Bookman Old Style" w:hAnsi="Bookman Old Style" w:cs="Bookman Old Style"/>
          <w:sz w:val="24"/>
          <w:szCs w:val="24"/>
        </w:rPr>
        <w:t xml:space="preserve">. </w:t>
      </w:r>
      <w:r w:rsidRPr="4A362376">
        <w:rPr>
          <w:rFonts w:ascii="Bookman Old Style" w:eastAsia="Bookman Old Style" w:hAnsi="Bookman Old Style" w:cs="Bookman Old Style"/>
          <w:sz w:val="24"/>
          <w:szCs w:val="24"/>
        </w:rPr>
        <w:t>There should be enough detail so that the reader can</w:t>
      </w:r>
      <w:r w:rsidR="00060C60">
        <w:rPr>
          <w:rFonts w:ascii="Bookman Old Style" w:eastAsia="Bookman Old Style" w:hAnsi="Bookman Old Style" w:cs="Bookman Old Style"/>
          <w:sz w:val="24"/>
          <w:szCs w:val="24"/>
        </w:rPr>
        <w:t xml:space="preserve"> get an idea of how your organization has a credible method for accomplishing the mission of the organization. But, this is not a place to get too deep in the details. In a 15-page business plan, this should not be more than about three pages. Goals that do not directly relate to completing the narrative about solving the charitable need should not be included. However, if the charity will be working in a field where other charities have gone before, the goals do need to be stated with enough detail to make this charity look different. Something needs to distinguish it from </w:t>
      </w:r>
      <w:r w:rsidR="00915E30">
        <w:rPr>
          <w:rFonts w:ascii="Bookman Old Style" w:eastAsia="Bookman Old Style" w:hAnsi="Bookman Old Style" w:cs="Bookman Old Style"/>
          <w:sz w:val="24"/>
          <w:szCs w:val="24"/>
        </w:rPr>
        <w:t xml:space="preserve">the others. This is essential if other charities have tried to reach the same goals, but have failed. By the time this section is done, sufficient detail should be present to demonstrate where the work will be done, who will do it, and how it will be accomplished. In addition, enough detail should be provided to give the reader a basic sense of how long it will take, or how much can be accomplished in five years. </w:t>
      </w:r>
    </w:p>
    <w:p w14:paraId="336EDC37" w14:textId="77777777" w:rsidR="00915E30" w:rsidRPr="00B62A12" w:rsidRDefault="00915E30" w:rsidP="00B62A12">
      <w:pPr>
        <w:pStyle w:val="ListParagraph"/>
        <w:numPr>
          <w:ilvl w:val="0"/>
          <w:numId w:val="7"/>
        </w:numPr>
        <w:rPr>
          <w:rFonts w:ascii="Bookman Old Style" w:eastAsia="Bookman Old Style" w:hAnsi="Bookman Old Style" w:cs="Bookman Old Style"/>
          <w:i/>
          <w:sz w:val="24"/>
          <w:szCs w:val="24"/>
        </w:rPr>
      </w:pPr>
      <w:r w:rsidRPr="00B62A12">
        <w:rPr>
          <w:rFonts w:ascii="Bookman Old Style" w:eastAsia="Bookman Old Style" w:hAnsi="Bookman Old Style" w:cs="Bookman Old Style"/>
          <w:i/>
          <w:sz w:val="24"/>
          <w:szCs w:val="24"/>
        </w:rPr>
        <w:t>State why your organization is the best one to meet the need.</w:t>
      </w:r>
    </w:p>
    <w:p w14:paraId="3F03046B" w14:textId="77777777" w:rsidR="302EFE19" w:rsidRDefault="00915E30" w:rsidP="302EFE19">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After having stated how your strategy can address the challenge, a statement needs to be added that builds confidence in the reader that your organization is the right one for the task. This deserves to be a separate section from the strategy section because a distinct place needs to be reserved to show why the reader should want this organization to succeed, and to believe that it can succeed. </w:t>
      </w:r>
    </w:p>
    <w:p w14:paraId="71CD5FEC" w14:textId="77777777" w:rsidR="006B6DE2" w:rsidRDefault="006B6DE2" w:rsidP="302EFE19">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In this section, provide any details that show why your organization has exceptional qualifications to get the job done. This can be based on the background of the founder, the support or endorsement of a key authority in the field, resources that are only available to this organization, the amount of time the founder has spent in the community, the ownership of intellectual property that is not available to others, or simply the fact that no one else seems to be wanting to meet this challenge. </w:t>
      </w:r>
    </w:p>
    <w:p w14:paraId="6EE5E5E1" w14:textId="77777777" w:rsidR="006B6DE2" w:rsidRDefault="006B6DE2" w:rsidP="302EFE19">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This section will prove to be very important to creating a fundraising message. Donors like to give to organizations that succeed in doing what no one else is or can do. By explaining what makes your charity unique, and uniquely capable of doing something that otherwise would not get done, you are already down the path of developing that message.</w:t>
      </w:r>
    </w:p>
    <w:p w14:paraId="04B0E067" w14:textId="77777777" w:rsidR="006B6DE2" w:rsidRPr="00B62A12" w:rsidRDefault="006B6DE2" w:rsidP="00B62A12">
      <w:pPr>
        <w:pStyle w:val="ListParagraph"/>
        <w:numPr>
          <w:ilvl w:val="0"/>
          <w:numId w:val="7"/>
        </w:numPr>
        <w:rPr>
          <w:rFonts w:ascii="Bookman Old Style" w:eastAsia="Bookman Old Style" w:hAnsi="Bookman Old Style" w:cs="Bookman Old Style"/>
          <w:sz w:val="24"/>
          <w:szCs w:val="24"/>
        </w:rPr>
      </w:pPr>
      <w:r w:rsidRPr="00B62A12">
        <w:rPr>
          <w:rFonts w:ascii="Bookman Old Style" w:eastAsia="Bookman Old Style" w:hAnsi="Bookman Old Style" w:cs="Bookman Old Style"/>
          <w:i/>
          <w:sz w:val="24"/>
          <w:szCs w:val="24"/>
        </w:rPr>
        <w:t>The Resources needed</w:t>
      </w:r>
    </w:p>
    <w:p w14:paraId="109D860B" w14:textId="77777777" w:rsidR="00915E30" w:rsidRDefault="006B6DE2" w:rsidP="302EFE19">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 xml:space="preserve">The final three parts of the business plan differ significantly from </w:t>
      </w:r>
      <w:r w:rsidR="001314E0">
        <w:rPr>
          <w:rFonts w:ascii="Bookman Old Style" w:eastAsia="Bookman Old Style" w:hAnsi="Bookman Old Style" w:cs="Bookman Old Style"/>
          <w:sz w:val="24"/>
          <w:szCs w:val="24"/>
        </w:rPr>
        <w:t>the previous sections</w:t>
      </w:r>
      <w:r>
        <w:rPr>
          <w:rFonts w:ascii="Bookman Old Style" w:eastAsia="Bookman Old Style" w:hAnsi="Bookman Old Style" w:cs="Bookman Old Style"/>
          <w:sz w:val="24"/>
          <w:szCs w:val="24"/>
        </w:rPr>
        <w:t xml:space="preserve">. The first three sections after the Executive Summary created a story about the charity, raising a challenge and showing how it can be met by only one organization. The rest of the business plan is more technical and detail oriented. To some extent, this is the most important part of the business plan </w:t>
      </w:r>
      <w:r w:rsidR="00FC6BB3">
        <w:rPr>
          <w:rFonts w:ascii="Bookman Old Style" w:eastAsia="Bookman Old Style" w:hAnsi="Bookman Old Style" w:cs="Bookman Old Style"/>
          <w:sz w:val="24"/>
          <w:szCs w:val="24"/>
        </w:rPr>
        <w:t>for those readers who are going be called on to make a commitment. However, you won’t get the reader to this point of the plan unless the first three sections have engaged th</w:t>
      </w:r>
      <w:ins w:id="1" w:author="Kelli Marsh" w:date="2018-08-07T10:26:00Z">
        <w:r w:rsidR="00043C88">
          <w:rPr>
            <w:rFonts w:ascii="Bookman Old Style" w:eastAsia="Bookman Old Style" w:hAnsi="Bookman Old Style" w:cs="Bookman Old Style"/>
            <w:sz w:val="24"/>
            <w:szCs w:val="24"/>
          </w:rPr>
          <w:t>e</w:t>
        </w:r>
      </w:ins>
      <w:del w:id="2" w:author="Kelli Marsh" w:date="2018-08-07T10:26:00Z">
        <w:r w:rsidR="00FC6BB3" w:rsidDel="00043C88">
          <w:rPr>
            <w:rFonts w:ascii="Bookman Old Style" w:eastAsia="Bookman Old Style" w:hAnsi="Bookman Old Style" w:cs="Bookman Old Style"/>
            <w:sz w:val="24"/>
            <w:szCs w:val="24"/>
          </w:rPr>
          <w:delText>at</w:delText>
        </w:r>
      </w:del>
      <w:r w:rsidR="00FC6BB3">
        <w:rPr>
          <w:rFonts w:ascii="Bookman Old Style" w:eastAsia="Bookman Old Style" w:hAnsi="Bookman Old Style" w:cs="Bookman Old Style"/>
          <w:sz w:val="24"/>
          <w:szCs w:val="24"/>
        </w:rPr>
        <w:t xml:space="preserve"> reader. </w:t>
      </w:r>
    </w:p>
    <w:p w14:paraId="062C176F" w14:textId="77777777" w:rsidR="00FC6BB3" w:rsidRDefault="00FC6BB3" w:rsidP="302EFE19">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resources portion is directed towards that part of a budget that shows “Expenses.” The resources needed section shows what it will take to get the job done.  The term “resources” creates an immediate association with money. But the connection to financial cost is not enough to support an effective business plan. After all, the money received by the charity will not just sit in a bank account. It will be spent on getting the job accomplished. So in reality, the resources needed includes all the inputs from anywhere which will fulfill the goal. In volunteer-driven organizations in particular, those resources do not necessarily require only money. </w:t>
      </w:r>
    </w:p>
    <w:p w14:paraId="648BC315" w14:textId="77777777" w:rsidR="00FA1BE7" w:rsidRDefault="00FC6BB3" w:rsidP="302EFE19">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first step in determining how you will present the resource need is to identify whether your charity’s program is people driven or institution driven. That is, when people think about how successful your organization is going to be, are they going to think about what a great staff or employees and volunteers have been mobilized for the task, or are they going to think about buildings and equipment. As an example, when people think about a hospital, </w:t>
      </w:r>
      <w:r w:rsidR="00FA1BE7">
        <w:rPr>
          <w:rFonts w:ascii="Bookman Old Style" w:eastAsia="Bookman Old Style" w:hAnsi="Bookman Old Style" w:cs="Bookman Old Style"/>
          <w:sz w:val="24"/>
          <w:szCs w:val="24"/>
        </w:rPr>
        <w:t xml:space="preserve">their attention is focused on a large complex of buildings with expensive equipment and </w:t>
      </w:r>
      <w:r w:rsidR="00B62A12">
        <w:rPr>
          <w:rFonts w:ascii="Bookman Old Style" w:eastAsia="Bookman Old Style" w:hAnsi="Bookman Old Style" w:cs="Bookman Old Style"/>
          <w:sz w:val="24"/>
          <w:szCs w:val="24"/>
        </w:rPr>
        <w:t>high-tech</w:t>
      </w:r>
      <w:r w:rsidR="00FA1BE7">
        <w:rPr>
          <w:rFonts w:ascii="Bookman Old Style" w:eastAsia="Bookman Old Style" w:hAnsi="Bookman Old Style" w:cs="Bookman Old Style"/>
          <w:sz w:val="24"/>
          <w:szCs w:val="24"/>
        </w:rPr>
        <w:t xml:space="preserve"> rooms with patients. While a hospital obviously employs a lot of people, its success is far more identified with its physical plant rather than the people who work there. That may be an incorrect assessment of what makes a good hospital, but it is undeniably the case. </w:t>
      </w:r>
    </w:p>
    <w:p w14:paraId="60C7DA96" w14:textId="77777777" w:rsidR="00FA1BE7" w:rsidRDefault="00FA1BE7" w:rsidP="302EFE19">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In contrast, when people think about the Boy Scouts as an organization, they think </w:t>
      </w:r>
      <w:r w:rsidR="001314E0">
        <w:rPr>
          <w:rFonts w:ascii="Bookman Old Style" w:eastAsia="Bookman Old Style" w:hAnsi="Bookman Old Style" w:cs="Bookman Old Style"/>
          <w:sz w:val="24"/>
          <w:szCs w:val="24"/>
        </w:rPr>
        <w:t xml:space="preserve">of </w:t>
      </w:r>
      <w:r>
        <w:rPr>
          <w:rFonts w:ascii="Bookman Old Style" w:eastAsia="Bookman Old Style" w:hAnsi="Bookman Old Style" w:cs="Bookman Old Style"/>
          <w:sz w:val="24"/>
          <w:szCs w:val="24"/>
        </w:rPr>
        <w:t xml:space="preserve">a vast trained network of volunteers. Buildings and equipment are never part of the mental image of the Boy Scouts. Most people in the United States have had some connection with the Boy Scouts, whether it is their own children who participated, or their church hosts a troop, or they have helped a Scout with a merit badge project. That is a tremendous interface between a charity and the public. And yet, very few people could tell you what property the Boy Scouts own in their community, or even where the headquarters for the Boy Scouts is located. This is the purest example of a human resource-driven charity. </w:t>
      </w:r>
    </w:p>
    <w:p w14:paraId="6E19A426" w14:textId="77777777" w:rsidR="00FA1BE7" w:rsidRDefault="00FA1BE7" w:rsidP="302EFE19">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Interestingly, universities are perceived differently by different observers. For some people, the university is identified with the campus. The observer’s </w:t>
      </w:r>
      <w:r>
        <w:rPr>
          <w:rFonts w:ascii="Bookman Old Style" w:eastAsia="Bookman Old Style" w:hAnsi="Bookman Old Style" w:cs="Bookman Old Style"/>
          <w:sz w:val="24"/>
          <w:szCs w:val="24"/>
        </w:rPr>
        <w:lastRenderedPageBreak/>
        <w:t xml:space="preserve">opinion of whether it is a great school or not will be an opinion about the amount and quality of the buildings. For others, universities are primarily about faculty, students and programs, with some indifference toward the physical plant. </w:t>
      </w:r>
    </w:p>
    <w:p w14:paraId="68BB4914" w14:textId="77777777" w:rsidR="00FC6BB3" w:rsidRDefault="00FA1BE7" w:rsidP="302EFE19">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This shows how complex the issue of perception in the eyes of the public can be. Ultimately, the effective business plan will organize its resource needs around what the reader will think is the most important type of resource needed. </w:t>
      </w:r>
      <w:r w:rsidR="003E30A5">
        <w:rPr>
          <w:rFonts w:ascii="Bookman Old Style" w:eastAsia="Bookman Old Style" w:hAnsi="Bookman Old Style" w:cs="Bookman Old Style"/>
          <w:sz w:val="24"/>
          <w:szCs w:val="24"/>
        </w:rPr>
        <w:t xml:space="preserve"> </w:t>
      </w:r>
    </w:p>
    <w:p w14:paraId="73EF6718" w14:textId="77777777" w:rsidR="007A0C4A" w:rsidRPr="007A0C4A" w:rsidRDefault="007A0C4A" w:rsidP="007A0C4A">
      <w:pPr>
        <w:pStyle w:val="ListParagraph"/>
        <w:numPr>
          <w:ilvl w:val="0"/>
          <w:numId w:val="7"/>
        </w:numPr>
        <w:rPr>
          <w:rFonts w:ascii="Bookman Old Style" w:eastAsia="Bookman Old Style" w:hAnsi="Bookman Old Style" w:cs="Bookman Old Style"/>
          <w:sz w:val="24"/>
          <w:szCs w:val="24"/>
        </w:rPr>
      </w:pPr>
      <w:r>
        <w:rPr>
          <w:rFonts w:ascii="Bookman Old Style" w:eastAsia="Bookman Old Style" w:hAnsi="Bookman Old Style" w:cs="Bookman Old Style"/>
          <w:i/>
          <w:sz w:val="24"/>
          <w:szCs w:val="24"/>
        </w:rPr>
        <w:t>What it will cost.</w:t>
      </w:r>
    </w:p>
    <w:p w14:paraId="4252F3F6" w14:textId="77777777" w:rsidR="00B62A12" w:rsidRDefault="00B62A12" w:rsidP="302EFE19">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Having identified the resources needed to accomplish the task, the drafter should then prioritize them. While generally, the most costly resources should be listed first, it may be important to rearrange them so that they follow a logical order, or place the most compelling resource first. Once they have been prioritized, the “cost” of each resource should be stated next to the resource, so the costs can be easily calculated. </w:t>
      </w:r>
    </w:p>
    <w:p w14:paraId="0366021B" w14:textId="77777777" w:rsidR="00B62A12" w:rsidRDefault="00B62A12" w:rsidP="302EFE19">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Note that not every cost is a monetary cost. Some require time and personnel. In addition, some monetary costs will be lower than the market cost due to resources that have been donated or are otherwise available to the charity. Each of these should be stated so that the reader knows what it will take to accomplish the task, but can also see how some resource needs have already been met. </w:t>
      </w:r>
    </w:p>
    <w:p w14:paraId="7B6B8233" w14:textId="77777777" w:rsidR="00B62A12" w:rsidRDefault="003E30A5" w:rsidP="302EFE19">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Where the resources do not require money, emphasize that clearly. If property is going to be free, or is committed already</w:t>
      </w:r>
      <w:r w:rsidR="001314E0">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 xml:space="preserve"> make that clear. If there will be a lot of volu</w:t>
      </w:r>
      <w:r w:rsidR="00B62A12">
        <w:rPr>
          <w:rFonts w:ascii="Bookman Old Style" w:eastAsia="Bookman Old Style" w:hAnsi="Bookman Old Style" w:cs="Bookman Old Style"/>
          <w:sz w:val="24"/>
          <w:szCs w:val="24"/>
        </w:rPr>
        <w:t>n</w:t>
      </w:r>
      <w:r>
        <w:rPr>
          <w:rFonts w:ascii="Bookman Old Style" w:eastAsia="Bookman Old Style" w:hAnsi="Bookman Old Style" w:cs="Bookman Old Style"/>
          <w:sz w:val="24"/>
          <w:szCs w:val="24"/>
        </w:rPr>
        <w:t>teers establish that clearly. This is critical because at some point you will need to raise money</w:t>
      </w:r>
      <w:r w:rsidR="00B62A12">
        <w:rPr>
          <w:rFonts w:ascii="Bookman Old Style" w:eastAsia="Bookman Old Style" w:hAnsi="Bookman Old Style" w:cs="Bookman Old Style"/>
          <w:sz w:val="24"/>
          <w:szCs w:val="24"/>
        </w:rPr>
        <w:t xml:space="preserve"> and you may disclose your business plan to a potential donor</w:t>
      </w:r>
      <w:r>
        <w:rPr>
          <w:rFonts w:ascii="Bookman Old Style" w:eastAsia="Bookman Old Style" w:hAnsi="Bookman Old Style" w:cs="Bookman Old Style"/>
          <w:sz w:val="24"/>
          <w:szCs w:val="24"/>
        </w:rPr>
        <w:t xml:space="preserve">. To the extent that any of your </w:t>
      </w:r>
      <w:r w:rsidR="00B62A12">
        <w:rPr>
          <w:rFonts w:ascii="Bookman Old Style" w:eastAsia="Bookman Old Style" w:hAnsi="Bookman Old Style" w:cs="Bookman Old Style"/>
          <w:sz w:val="24"/>
          <w:szCs w:val="24"/>
        </w:rPr>
        <w:t>resources come</w:t>
      </w:r>
      <w:r>
        <w:rPr>
          <w:rFonts w:ascii="Bookman Old Style" w:eastAsia="Bookman Old Style" w:hAnsi="Bookman Old Style" w:cs="Bookman Old Style"/>
          <w:sz w:val="24"/>
          <w:szCs w:val="24"/>
        </w:rPr>
        <w:t xml:space="preserve"> from non-monetary </w:t>
      </w:r>
      <w:r w:rsidR="00B62A12">
        <w:rPr>
          <w:rFonts w:ascii="Bookman Old Style" w:eastAsia="Bookman Old Style" w:hAnsi="Bookman Old Style" w:cs="Bookman Old Style"/>
          <w:sz w:val="24"/>
          <w:szCs w:val="24"/>
        </w:rPr>
        <w:t>gifts</w:t>
      </w:r>
      <w:r>
        <w:rPr>
          <w:rFonts w:ascii="Bookman Old Style" w:eastAsia="Bookman Old Style" w:hAnsi="Bookman Old Style" w:cs="Bookman Old Style"/>
          <w:sz w:val="24"/>
          <w:szCs w:val="24"/>
        </w:rPr>
        <w:t xml:space="preserve">, </w:t>
      </w:r>
      <w:r w:rsidR="00B62A12">
        <w:rPr>
          <w:rFonts w:ascii="Bookman Old Style" w:eastAsia="Bookman Old Style" w:hAnsi="Bookman Old Style" w:cs="Bookman Old Style"/>
          <w:sz w:val="24"/>
          <w:szCs w:val="24"/>
        </w:rPr>
        <w:t>your business plan can</w:t>
      </w:r>
      <w:r>
        <w:rPr>
          <w:rFonts w:ascii="Bookman Old Style" w:eastAsia="Bookman Old Style" w:hAnsi="Bookman Old Style" w:cs="Bookman Old Style"/>
          <w:sz w:val="24"/>
          <w:szCs w:val="24"/>
        </w:rPr>
        <w:t xml:space="preserve"> show that </w:t>
      </w:r>
      <w:r w:rsidR="00B62A12">
        <w:rPr>
          <w:rFonts w:ascii="Bookman Old Style" w:eastAsia="Bookman Old Style" w:hAnsi="Bookman Old Style" w:cs="Bookman Old Style"/>
          <w:sz w:val="24"/>
          <w:szCs w:val="24"/>
        </w:rPr>
        <w:t>the donor’s contribution</w:t>
      </w:r>
      <w:r>
        <w:rPr>
          <w:rFonts w:ascii="Bookman Old Style" w:eastAsia="Bookman Old Style" w:hAnsi="Bookman Old Style" w:cs="Bookman Old Style"/>
          <w:sz w:val="24"/>
          <w:szCs w:val="24"/>
        </w:rPr>
        <w:t xml:space="preserve"> will go farther than </w:t>
      </w:r>
      <w:r w:rsidR="00B62A12">
        <w:rPr>
          <w:rFonts w:ascii="Bookman Old Style" w:eastAsia="Bookman Old Style" w:hAnsi="Bookman Old Style" w:cs="Bookman Old Style"/>
          <w:sz w:val="24"/>
          <w:szCs w:val="24"/>
        </w:rPr>
        <w:t>it</w:t>
      </w:r>
      <w:r>
        <w:rPr>
          <w:rFonts w:ascii="Bookman Old Style" w:eastAsia="Bookman Old Style" w:hAnsi="Bookman Old Style" w:cs="Bookman Old Style"/>
          <w:sz w:val="24"/>
          <w:szCs w:val="24"/>
        </w:rPr>
        <w:t xml:space="preserve"> would without </w:t>
      </w:r>
      <w:r w:rsidR="00B62A12">
        <w:rPr>
          <w:rFonts w:ascii="Bookman Old Style" w:eastAsia="Bookman Old Style" w:hAnsi="Bookman Old Style" w:cs="Bookman Old Style"/>
          <w:sz w:val="24"/>
          <w:szCs w:val="24"/>
        </w:rPr>
        <w:t xml:space="preserve">these non-monetary </w:t>
      </w:r>
      <w:r>
        <w:rPr>
          <w:rFonts w:ascii="Bookman Old Style" w:eastAsia="Bookman Old Style" w:hAnsi="Bookman Old Style" w:cs="Bookman Old Style"/>
          <w:sz w:val="24"/>
          <w:szCs w:val="24"/>
        </w:rPr>
        <w:t xml:space="preserve">resources. </w:t>
      </w:r>
    </w:p>
    <w:p w14:paraId="666EC7CD" w14:textId="77777777" w:rsidR="00FA1BE7" w:rsidRDefault="00B62A12" w:rsidP="302EFE19">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Consider this as an example.  A distributor of food for the poor has been provided with a warehouse free of charge by a property owner. In addition, the owner has provided a</w:t>
      </w:r>
      <w:r w:rsidR="007A0C4A">
        <w:rPr>
          <w:rFonts w:ascii="Bookman Old Style" w:eastAsia="Bookman Old Style" w:hAnsi="Bookman Old Style" w:cs="Bookman Old Style"/>
          <w:sz w:val="24"/>
          <w:szCs w:val="24"/>
        </w:rPr>
        <w:t xml:space="preserve">n employee to oversee the logistics of distribution. As a result of these gifts, the operations of the food distributor will cost less per recipient. That is, more of a donor’s funds will go to food since much of the overhead has been taken care of already. This is very attractive to donors, potential board members, and the general public that sees the trust and support of others. </w:t>
      </w:r>
    </w:p>
    <w:p w14:paraId="42F3E541" w14:textId="77777777" w:rsidR="007A0C4A" w:rsidRDefault="007A0C4A" w:rsidP="007A0C4A">
      <w:pPr>
        <w:pStyle w:val="ListParagraph"/>
        <w:numPr>
          <w:ilvl w:val="0"/>
          <w:numId w:val="7"/>
        </w:numPr>
        <w:rPr>
          <w:rFonts w:ascii="Bookman Old Style" w:eastAsia="Bookman Old Style" w:hAnsi="Bookman Old Style" w:cs="Bookman Old Style"/>
          <w:sz w:val="24"/>
          <w:szCs w:val="24"/>
        </w:rPr>
      </w:pPr>
      <w:r>
        <w:rPr>
          <w:rFonts w:ascii="Bookman Old Style" w:eastAsia="Bookman Old Style" w:hAnsi="Bookman Old Style" w:cs="Bookman Old Style"/>
          <w:i/>
          <w:sz w:val="24"/>
          <w:szCs w:val="24"/>
        </w:rPr>
        <w:t>How you will raise the money</w:t>
      </w:r>
      <w:r>
        <w:rPr>
          <w:rFonts w:ascii="Bookman Old Style" w:eastAsia="Bookman Old Style" w:hAnsi="Bookman Old Style" w:cs="Bookman Old Style"/>
          <w:sz w:val="24"/>
          <w:szCs w:val="24"/>
        </w:rPr>
        <w:t>.</w:t>
      </w:r>
    </w:p>
    <w:p w14:paraId="21AECA07" w14:textId="77777777" w:rsidR="007A0C4A" w:rsidRPr="007A0C4A" w:rsidRDefault="007A0C4A" w:rsidP="007A0C4A">
      <w:pPr>
        <w:pStyle w:val="ListParagraph"/>
        <w:rPr>
          <w:rFonts w:ascii="Bookman Old Style" w:eastAsia="Bookman Old Style" w:hAnsi="Bookman Old Style" w:cs="Bookman Old Style"/>
          <w:sz w:val="24"/>
          <w:szCs w:val="24"/>
        </w:rPr>
      </w:pPr>
    </w:p>
    <w:p w14:paraId="49893919" w14:textId="77777777" w:rsidR="007A0C4A" w:rsidRDefault="007A0C4A"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 xml:space="preserve">The biggest challenge faced by any charity is how it will raise the money needed to carry out the program. Meeting this challenge is very closely tied to the materials presented in the business plan before this section. Donors respond to a well-organized pursuit of a compelling goal by a charity that has earned the donors’ trust. Always remember that people give because the charity is doing a good thing, not because the charity needs money. </w:t>
      </w:r>
      <w:r w:rsidR="001314E0">
        <w:rPr>
          <w:rFonts w:ascii="Bookman Old Style" w:eastAsia="Bookman Old Style" w:hAnsi="Bookman Old Style" w:cs="Bookman Old Style"/>
          <w:sz w:val="24"/>
          <w:szCs w:val="24"/>
        </w:rPr>
        <w:t>So,</w:t>
      </w:r>
      <w:r>
        <w:rPr>
          <w:rFonts w:ascii="Bookman Old Style" w:eastAsia="Bookman Old Style" w:hAnsi="Bookman Old Style" w:cs="Bookman Old Style"/>
          <w:sz w:val="24"/>
          <w:szCs w:val="24"/>
        </w:rPr>
        <w:t xml:space="preserve"> the business plan need</w:t>
      </w:r>
      <w:r w:rsidR="001314E0">
        <w:rPr>
          <w:rFonts w:ascii="Bookman Old Style" w:eastAsia="Bookman Old Style" w:hAnsi="Bookman Old Style" w:cs="Bookman Old Style"/>
          <w:sz w:val="24"/>
          <w:szCs w:val="24"/>
        </w:rPr>
        <w:t>s</w:t>
      </w:r>
      <w:r>
        <w:rPr>
          <w:rFonts w:ascii="Bookman Old Style" w:eastAsia="Bookman Old Style" w:hAnsi="Bookman Old Style" w:cs="Bookman Old Style"/>
          <w:sz w:val="24"/>
          <w:szCs w:val="24"/>
        </w:rPr>
        <w:t xml:space="preserve"> to show what unique approaches will be taken by your charity to assure that it can obtain the funds it will need. </w:t>
      </w:r>
    </w:p>
    <w:p w14:paraId="306043A8" w14:textId="77777777" w:rsidR="007A0C4A" w:rsidRDefault="007A0C4A"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 summary of the mechanics of fundraising is beyond the scope of this book. However, a brief summary of fundraising methods will help in organizing this section. </w:t>
      </w:r>
      <w:r w:rsidR="00B83410">
        <w:rPr>
          <w:rFonts w:ascii="Bookman Old Style" w:eastAsia="Bookman Old Style" w:hAnsi="Bookman Old Style" w:cs="Bookman Old Style"/>
          <w:sz w:val="24"/>
          <w:szCs w:val="24"/>
        </w:rPr>
        <w:t>There are four basic kinds of fundraising: annual giving, cultivation of major donors, planned giving</w:t>
      </w:r>
      <w:r w:rsidR="001314E0">
        <w:rPr>
          <w:rFonts w:ascii="Bookman Old Style" w:eastAsia="Bookman Old Style" w:hAnsi="Bookman Old Style" w:cs="Bookman Old Style"/>
          <w:sz w:val="24"/>
          <w:szCs w:val="24"/>
        </w:rPr>
        <w:t>,</w:t>
      </w:r>
      <w:r w:rsidR="00B83410">
        <w:rPr>
          <w:rFonts w:ascii="Bookman Old Style" w:eastAsia="Bookman Old Style" w:hAnsi="Bookman Old Style" w:cs="Bookman Old Style"/>
          <w:sz w:val="24"/>
          <w:szCs w:val="24"/>
        </w:rPr>
        <w:t xml:space="preserve"> and capital campaigns.  Annual giving is the type of generally smaller gifts that are sought from donors who have been cultivated to give initial gifts, and then are asked to sustain or increase those gifts year after year. Major gifts are larger gifts that demand so much from the donor that they are not renewable very often, if at all. Planned giving is the cultivation of donors to leave a gift to the charity in their will or trust. Capital campaigns are highly organized programs to raise a large amount of money in a specified short time period. </w:t>
      </w:r>
    </w:p>
    <w:p w14:paraId="78105A1F" w14:textId="77777777" w:rsidR="00B83410" w:rsidRDefault="00B83410"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There are many books and seminars that cover each one of these four types of fundraising. But the most important lesson for the new charity is that the last two are generally beyond the reach of a start-up. Planned giving is not helpful to the start up because (hopefully) most of those who are persuaded to leave funds in their estate will not likely die early in the life of the charity. Similarly, a capital campaign is not realistically possible before trust has been built in the general public. </w:t>
      </w:r>
    </w:p>
    <w:p w14:paraId="265E4C27" w14:textId="77777777" w:rsidR="00B83410" w:rsidRDefault="00B83410"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This means that fundraising in the first five years will be limited to annual giving and major gifts. Sophisticated readers of your business plan will know this, and will look for you handle this in your analysis. You may be able to raise some significant major gifts right away through those who are passionate about your program and have been waiting for a charity just like yours. Similarly, those who know you and believe in you may give a lot of money early. However, most major gifts from those you do not yet know will come from individuals who started as annual givers, and were pleased with the </w:t>
      </w:r>
      <w:r w:rsidR="00B46BCF">
        <w:rPr>
          <w:rFonts w:ascii="Bookman Old Style" w:eastAsia="Bookman Old Style" w:hAnsi="Bookman Old Style" w:cs="Bookman Old Style"/>
          <w:sz w:val="24"/>
          <w:szCs w:val="24"/>
        </w:rPr>
        <w:t xml:space="preserve">way the charity handled their gifts. That is, they are pleased with both the way the money was spent, and in how that information was reported back to the </w:t>
      </w:r>
      <w:r w:rsidR="001314E0">
        <w:rPr>
          <w:rFonts w:ascii="Bookman Old Style" w:eastAsia="Bookman Old Style" w:hAnsi="Bookman Old Style" w:cs="Bookman Old Style"/>
          <w:sz w:val="24"/>
          <w:szCs w:val="24"/>
        </w:rPr>
        <w:t>them</w:t>
      </w:r>
      <w:r w:rsidR="00B46BCF">
        <w:rPr>
          <w:rFonts w:ascii="Bookman Old Style" w:eastAsia="Bookman Old Style" w:hAnsi="Bookman Old Style" w:cs="Bookman Old Style"/>
          <w:sz w:val="24"/>
          <w:szCs w:val="24"/>
        </w:rPr>
        <w:t>.</w:t>
      </w:r>
    </w:p>
    <w:p w14:paraId="0A9C356F" w14:textId="77777777" w:rsidR="00B46BCF" w:rsidRDefault="00B46BCF"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Generally, organizations that master annual giving programs do well in obtaining major gifts.  Founders of new charities stumble on this point. Most people who start working in charities have attended successful fundraising galas, where the attendees dress formally, an electric atmosphere is present, </w:t>
      </w:r>
      <w:r>
        <w:rPr>
          <w:rFonts w:ascii="Bookman Old Style" w:eastAsia="Bookman Old Style" w:hAnsi="Bookman Old Style" w:cs="Bookman Old Style"/>
          <w:sz w:val="24"/>
          <w:szCs w:val="24"/>
        </w:rPr>
        <w:lastRenderedPageBreak/>
        <w:t xml:space="preserve">tables are filled with donated items for silent auctions, program booklets are filled with advertisements, and a closing pitch raises lots of money in one evening.  What is lost on many founders, is that the success of that evening was built on a foundation of enthusiastic annual givers who were able to make the generosity of the attendees possible. </w:t>
      </w:r>
    </w:p>
    <w:p w14:paraId="25BA9ED2" w14:textId="77777777" w:rsidR="00B46BCF" w:rsidRDefault="00B46BCF"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As an example of this, there is a magnet school near our offices which serves a population of students from a cross-section of Orange County, California. While there are a few students from rich families, there is no tuition charged and any student who qualifies can attend. Each year, the school holds an annual gala, where in one evening over $1 million is raised each year. That is an astounding amount. The outside observer would conclude that the development department of the school only has to plan one event a year. But what is not easily seen is that several employees work year-round developing annual gifts in order to make that gala succeed. And, the gala raises far less than half the donation budget for the year. </w:t>
      </w:r>
    </w:p>
    <w:p w14:paraId="036B9A50" w14:textId="77777777" w:rsidR="00B46BCF" w:rsidRDefault="00B46BCF"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Fundraising professionals will often say that annual giving is a “numbers game.” The amount of annual gifts that come in is in direct proportion to the number of potential donors who are asked. </w:t>
      </w:r>
      <w:r w:rsidR="00F858EC">
        <w:rPr>
          <w:rFonts w:ascii="Bookman Old Style" w:eastAsia="Bookman Old Style" w:hAnsi="Bookman Old Style" w:cs="Bookman Old Style"/>
          <w:sz w:val="24"/>
          <w:szCs w:val="24"/>
        </w:rPr>
        <w:t xml:space="preserve"> Your take away from all of this, is that your business plan should close on the last pages with a clear strategy for growing through annual giving. While major giving should be a part of your business plan (as should a modest commitment to annual giving), readers will be impressed </w:t>
      </w:r>
      <w:r w:rsidR="001314E0">
        <w:rPr>
          <w:rFonts w:ascii="Bookman Old Style" w:eastAsia="Bookman Old Style" w:hAnsi="Bookman Old Style" w:cs="Bookman Old Style"/>
          <w:sz w:val="24"/>
          <w:szCs w:val="24"/>
        </w:rPr>
        <w:t>by seeing</w:t>
      </w:r>
      <w:r w:rsidR="00F858EC">
        <w:rPr>
          <w:rFonts w:ascii="Bookman Old Style" w:eastAsia="Bookman Old Style" w:hAnsi="Bookman Old Style" w:cs="Bookman Old Style"/>
          <w:sz w:val="24"/>
          <w:szCs w:val="24"/>
        </w:rPr>
        <w:t xml:space="preserve"> a definite commitment to growing your annual giving program. You will not want to include plans for a capital campaign in your first business plan, as it will create more doubt in the mind of the reader than confidence. </w:t>
      </w:r>
    </w:p>
    <w:p w14:paraId="520B8F22" w14:textId="77777777" w:rsidR="00F858EC" w:rsidRDefault="00F858EC"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Once you have completed the last section on fundraising, go back to the beginning, where the executive summary goes, and draft that, summarizing in an engaging manner all the detail from the following pages. </w:t>
      </w:r>
    </w:p>
    <w:p w14:paraId="207EDB4D" w14:textId="77777777" w:rsidR="00F858EC" w:rsidRDefault="00F858EC" w:rsidP="0C5EEA01">
      <w:pPr>
        <w:rPr>
          <w:rFonts w:ascii="Bookman Old Style" w:eastAsia="Bookman Old Style" w:hAnsi="Bookman Old Style" w:cs="Bookman Old Style"/>
          <w:sz w:val="24"/>
          <w:szCs w:val="24"/>
        </w:rPr>
      </w:pPr>
      <w:r>
        <w:rPr>
          <w:rFonts w:ascii="Bookman Old Style" w:eastAsia="Bookman Old Style" w:hAnsi="Bookman Old Style" w:cs="Bookman Old Style"/>
          <w:i/>
          <w:sz w:val="24"/>
          <w:szCs w:val="24"/>
        </w:rPr>
        <w:t>The last step in laying the groundwork</w:t>
      </w:r>
      <w:r>
        <w:rPr>
          <w:rFonts w:ascii="Bookman Old Style" w:eastAsia="Bookman Old Style" w:hAnsi="Bookman Old Style" w:cs="Bookman Old Style"/>
          <w:sz w:val="24"/>
          <w:szCs w:val="24"/>
        </w:rPr>
        <w:t xml:space="preserve">. </w:t>
      </w:r>
    </w:p>
    <w:p w14:paraId="3DAFEB8B" w14:textId="77777777" w:rsidR="00F858EC" w:rsidRDefault="00F858EC"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Once you have finished the business plan, the next step is to put it to use. The first application of your business plan is to go out and recruit a board. </w:t>
      </w:r>
    </w:p>
    <w:p w14:paraId="20EC13C8" w14:textId="77777777" w:rsidR="00F858EC" w:rsidRDefault="00F858EC"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Our recommendation is that the founder identify and recruit five board members who are not related to each other. If the founder is going to be one of those directors, then only four more people are needed! This may be a daunting task, but it is the definitive litmus test for whether your organization will succeed. It is a fairly reliable measure that if the founder cannot persuade four other people who are not related to each other (or the founder) to commit time and resources to the board, the</w:t>
      </w:r>
      <w:r w:rsidR="001314E0">
        <w:rPr>
          <w:rFonts w:ascii="Bookman Old Style" w:eastAsia="Bookman Old Style" w:hAnsi="Bookman Old Style" w:cs="Bookman Old Style"/>
          <w:sz w:val="24"/>
          <w:szCs w:val="24"/>
        </w:rPr>
        <w:t>n</w:t>
      </w:r>
      <w:r>
        <w:rPr>
          <w:rFonts w:ascii="Bookman Old Style" w:eastAsia="Bookman Old Style" w:hAnsi="Bookman Old Style" w:cs="Bookman Old Style"/>
          <w:sz w:val="24"/>
          <w:szCs w:val="24"/>
        </w:rPr>
        <w:t xml:space="preserve"> it is almost certain that the organization will </w:t>
      </w:r>
      <w:r>
        <w:rPr>
          <w:rFonts w:ascii="Bookman Old Style" w:eastAsia="Bookman Old Style" w:hAnsi="Bookman Old Style" w:cs="Bookman Old Style"/>
          <w:sz w:val="24"/>
          <w:szCs w:val="24"/>
        </w:rPr>
        <w:lastRenderedPageBreak/>
        <w:t>fail</w:t>
      </w:r>
      <w:r w:rsidR="001314E0">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 xml:space="preserve">  If a good board is put together, the likelihood of making it </w:t>
      </w:r>
      <w:r w:rsidR="006E3110">
        <w:rPr>
          <w:rFonts w:ascii="Bookman Old Style" w:eastAsia="Bookman Old Style" w:hAnsi="Bookman Old Style" w:cs="Bookman Old Style"/>
          <w:sz w:val="24"/>
          <w:szCs w:val="24"/>
        </w:rPr>
        <w:t xml:space="preserve">to the fifth year </w:t>
      </w:r>
      <w:r w:rsidR="001314E0">
        <w:rPr>
          <w:rFonts w:ascii="Bookman Old Style" w:eastAsia="Bookman Old Style" w:hAnsi="Bookman Old Style" w:cs="Bookman Old Style"/>
          <w:sz w:val="24"/>
          <w:szCs w:val="24"/>
        </w:rPr>
        <w:t>is high</w:t>
      </w:r>
      <w:r w:rsidR="006E3110">
        <w:rPr>
          <w:rFonts w:ascii="Bookman Old Style" w:eastAsia="Bookman Old Style" w:hAnsi="Bookman Old Style" w:cs="Bookman Old Style"/>
          <w:sz w:val="24"/>
          <w:szCs w:val="24"/>
        </w:rPr>
        <w:t xml:space="preserve">. So, take this as the true test of whether you can make this happen. </w:t>
      </w:r>
    </w:p>
    <w:p w14:paraId="1BBFA2CB" w14:textId="77777777" w:rsidR="006E3110" w:rsidRDefault="006E3110"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quality of the board members matters a great deal. If the founder is looking for four additional people to make a board of five, we recommend that at least one of those members be someone who has served for a full term on another successful board before. The experienced board member brings a wealth of wisdom learned from other organizations that can go far in avoiding mistakes and bad habits. If you can bring two such board members to join you, that is even better. Many mistakes are made by all organizations when they start. Much of the creation of a charity’s culture has to be “made up as you go.” This can be dangerous when some of those mistakes are major ones that cannot be easily undone. Experienced board members will help reduce the incidence of these kinds of mistakes. </w:t>
      </w:r>
    </w:p>
    <w:p w14:paraId="21D515FF" w14:textId="77777777" w:rsidR="006E3110" w:rsidRDefault="006E3110"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In addition, your board should have at least two directors who have run a business before. It can be a small business, but it should be one that has succeeded in growing throughout its history. There are a lot of parallels between starting a new for-profit business and a nonprofit business. Experience in marketing, planning a budget, hiring an employee and making money, all from limited start up resources, unites the two. Having such people on the board will help get through times when wisdom is needed in a tough judgment call. Of course, if your experienced board members are also people who have run a business, you get two</w:t>
      </w:r>
      <w:r w:rsidR="001314E0">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for</w:t>
      </w:r>
      <w:r w:rsidR="001314E0">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 xml:space="preserve">one in the qualifications for your board. </w:t>
      </w:r>
    </w:p>
    <w:p w14:paraId="06B99FB9" w14:textId="77777777" w:rsidR="006E3110" w:rsidRDefault="006E3110"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Notice that we have not suggested board members who have experience in the field in which your charity will operate. That is intentional. If you can find such a person, that is great. But experience in the </w:t>
      </w:r>
      <w:r w:rsidR="002E7723">
        <w:rPr>
          <w:rFonts w:ascii="Bookman Old Style" w:eastAsia="Bookman Old Style" w:hAnsi="Bookman Old Style" w:cs="Bookman Old Style"/>
          <w:sz w:val="24"/>
          <w:szCs w:val="24"/>
        </w:rPr>
        <w:t>field</w:t>
      </w:r>
      <w:r>
        <w:rPr>
          <w:rFonts w:ascii="Bookman Old Style" w:eastAsia="Bookman Old Style" w:hAnsi="Bookman Old Style" w:cs="Bookman Old Style"/>
          <w:sz w:val="24"/>
          <w:szCs w:val="24"/>
        </w:rPr>
        <w:t xml:space="preserve"> is far less important</w:t>
      </w:r>
      <w:r w:rsidR="002E7723">
        <w:rPr>
          <w:rFonts w:ascii="Bookman Old Style" w:eastAsia="Bookman Old Style" w:hAnsi="Bookman Old Style" w:cs="Bookman Old Style"/>
          <w:sz w:val="24"/>
          <w:szCs w:val="24"/>
        </w:rPr>
        <w:t xml:space="preserve"> in qualifying for the board of directors than having board and general business experience.  Participating on a board requires a very specific skill set, and it does not always come with experience in your charity’s work.  Getting a board appointment is not a reward for doing good work as a volunteer. The best use of a great volunteer is more opportunities to volunteer, not being put in a boardroom!</w:t>
      </w:r>
    </w:p>
    <w:p w14:paraId="1A3125A5" w14:textId="77777777" w:rsidR="002E7723" w:rsidRDefault="002E7723"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New boards tend to go through three phases of maturity. In the first phase, the board consists of those who will be doing, or have done, a lot of the actual charitable operations of the organization. That is, they are great volunteers.  However, they often make poor directors. That is not because volunteers can’t be highly organized. It is because volunteers often have a strong bias towards making their personal output more effective, rather than seeking to have resources spent on what is best for the organization overall. </w:t>
      </w:r>
    </w:p>
    <w:p w14:paraId="6A7DEF93" w14:textId="77777777" w:rsidR="002E7723" w:rsidRDefault="002E7723"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 xml:space="preserve">The second phase consists of directors who do the back-office work of the organization. The board will have an accountant, a human resources advisor, an attorney, and a staff supervisor all on the board. In addition to the board functions of assuring the success of the organization, they each have an administrative task they do at no compensation for the organization. </w:t>
      </w:r>
    </w:p>
    <w:p w14:paraId="7C5CC2ED" w14:textId="77777777" w:rsidR="002E7723" w:rsidRDefault="002E7723"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The third phase, when the board is fully mature, consists of a board that has no required function apart from the directors taking their responsibilities as board members very seriously. These boards are the most effective. </w:t>
      </w:r>
    </w:p>
    <w:p w14:paraId="0DAEE6DA" w14:textId="77777777" w:rsidR="00A46870" w:rsidRDefault="002E7723"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We advise that wise founders try to skip the first phase altogether</w:t>
      </w:r>
      <w:r w:rsidR="00A46870">
        <w:rPr>
          <w:rFonts w:ascii="Bookman Old Style" w:eastAsia="Bookman Old Style" w:hAnsi="Bookman Old Style" w:cs="Bookman Old Style"/>
          <w:sz w:val="24"/>
          <w:szCs w:val="24"/>
        </w:rPr>
        <w:t xml:space="preserve">, and move through the second phase as quickly as possible. Certainly, when adding directors after the first five, a priority should be placed on those who make excellent directors as directors, rather than people who can do free administration. </w:t>
      </w:r>
    </w:p>
    <w:p w14:paraId="09DAEA47" w14:textId="77777777" w:rsidR="00A46870" w:rsidRDefault="00A46870"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Of course, the best boards have people with diverse experience. While you are not looking for directors to be actual administrators for the charity, experience in a broad range of business activities is helpful.  An ideal board will be diverse in work experience. As the organization grows, it will be helpful to have on your board people who have experience in accounting, senior management, fundraising, public relations, legal compliance, risk management, and experience with the recipients of the charity’s services. In addition, social diversity is helpful. A good board consists of men and women, of different backgrounds and perspectives, from a variety of work experience, with age diversity as well. </w:t>
      </w:r>
    </w:p>
    <w:p w14:paraId="2E5A584C" w14:textId="77777777" w:rsidR="00E51198" w:rsidRDefault="00A46870" w:rsidP="0C5EEA0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Once you have recruited your board of five directors, it is time to move on to the next chapter, addressing your first meeting. </w:t>
      </w:r>
      <w:r w:rsidR="002E7723">
        <w:rPr>
          <w:rFonts w:ascii="Bookman Old Style" w:eastAsia="Bookman Old Style" w:hAnsi="Bookman Old Style" w:cs="Bookman Old Style"/>
          <w:sz w:val="24"/>
          <w:szCs w:val="24"/>
        </w:rPr>
        <w:t xml:space="preserve"> </w:t>
      </w:r>
    </w:p>
    <w:p w14:paraId="3947E462" w14:textId="77777777" w:rsidR="00FF5FE1" w:rsidRDefault="00FF5FE1">
      <w:pPr>
        <w:rPr>
          <w:ins w:id="3" w:author="Myron Steeves" w:date="2020-05-23T13:59:00Z"/>
          <w:rFonts w:ascii="Bookman Old Style" w:eastAsia="Bookman Old Style" w:hAnsi="Bookman Old Style" w:cs="Bookman Old Style"/>
          <w:sz w:val="24"/>
          <w:szCs w:val="24"/>
        </w:rPr>
      </w:pPr>
      <w:ins w:id="4" w:author="Myron Steeves" w:date="2020-05-23T13:57:00Z">
        <w:r>
          <w:rPr>
            <w:rFonts w:ascii="Bookman Old Style" w:eastAsia="Bookman Old Style" w:hAnsi="Bookman Old Style" w:cs="Bookman Old Style"/>
            <w:sz w:val="24"/>
            <w:szCs w:val="24"/>
          </w:rPr>
          <w:t>A major overhaul of the next section here. Have incremental sec</w:t>
        </w:r>
      </w:ins>
      <w:ins w:id="5" w:author="Myron Steeves" w:date="2020-05-23T13:58:00Z">
        <w:r>
          <w:rPr>
            <w:rFonts w:ascii="Bookman Old Style" w:eastAsia="Bookman Old Style" w:hAnsi="Bookman Old Style" w:cs="Bookman Old Style"/>
            <w:sz w:val="24"/>
            <w:szCs w:val="24"/>
          </w:rPr>
          <w:t>tions on:</w:t>
        </w:r>
      </w:ins>
    </w:p>
    <w:p w14:paraId="50516F0D" w14:textId="77777777" w:rsidR="00D36A16" w:rsidRDefault="00D36A16" w:rsidP="00FF5FE1">
      <w:pPr>
        <w:pStyle w:val="ListParagraph"/>
        <w:numPr>
          <w:ilvl w:val="0"/>
          <w:numId w:val="15"/>
        </w:numPr>
        <w:rPr>
          <w:ins w:id="6" w:author="Myron Steeves" w:date="2020-05-23T14:11:00Z"/>
          <w:rFonts w:ascii="Bookman Old Style" w:eastAsia="Bookman Old Style" w:hAnsi="Bookman Old Style" w:cs="Bookman Old Style"/>
          <w:sz w:val="24"/>
          <w:szCs w:val="24"/>
        </w:rPr>
      </w:pPr>
      <w:ins w:id="7" w:author="Myron Steeves" w:date="2020-05-23T14:11:00Z">
        <w:r>
          <w:rPr>
            <w:rFonts w:ascii="Bookman Old Style" w:eastAsia="Bookman Old Style" w:hAnsi="Bookman Old Style" w:cs="Bookman Old Style"/>
            <w:sz w:val="24"/>
            <w:szCs w:val="24"/>
          </w:rPr>
          <w:t>Understand Chairman/president/CEO issue</w:t>
        </w:r>
      </w:ins>
    </w:p>
    <w:p w14:paraId="32CD9642" w14:textId="2CF50F1C" w:rsidR="00FF5FE1" w:rsidRDefault="00FF5FE1" w:rsidP="00FF5FE1">
      <w:pPr>
        <w:pStyle w:val="ListParagraph"/>
        <w:numPr>
          <w:ilvl w:val="0"/>
          <w:numId w:val="15"/>
        </w:numPr>
        <w:rPr>
          <w:ins w:id="8" w:author="Myron Steeves" w:date="2020-05-23T14:00:00Z"/>
          <w:rFonts w:ascii="Bookman Old Style" w:eastAsia="Bookman Old Style" w:hAnsi="Bookman Old Style" w:cs="Bookman Old Style"/>
          <w:sz w:val="24"/>
          <w:szCs w:val="24"/>
        </w:rPr>
      </w:pPr>
      <w:ins w:id="9" w:author="Myron Steeves" w:date="2020-05-23T13:59:00Z">
        <w:r>
          <w:rPr>
            <w:rFonts w:ascii="Bookman Old Style" w:eastAsia="Bookman Old Style" w:hAnsi="Bookman Old Style" w:cs="Bookman Old Style"/>
            <w:sz w:val="24"/>
            <w:szCs w:val="24"/>
          </w:rPr>
          <w:t>Prepare an agenda, and how to do it. Discuss the need for preparing ahead of time, setting a time to meet, offer to take charge.</w:t>
        </w:r>
      </w:ins>
    </w:p>
    <w:p w14:paraId="5C8EA81B" w14:textId="5F1E2ECF" w:rsidR="00FF5FE1" w:rsidRDefault="00FF5FE1" w:rsidP="00FF5FE1">
      <w:pPr>
        <w:pStyle w:val="ListParagraph"/>
        <w:numPr>
          <w:ilvl w:val="0"/>
          <w:numId w:val="15"/>
        </w:numPr>
        <w:rPr>
          <w:ins w:id="10" w:author="Myron Steeves" w:date="2020-05-23T14:11:00Z"/>
          <w:rFonts w:ascii="Bookman Old Style" w:eastAsia="Bookman Old Style" w:hAnsi="Bookman Old Style" w:cs="Bookman Old Style"/>
          <w:sz w:val="24"/>
          <w:szCs w:val="24"/>
        </w:rPr>
      </w:pPr>
      <w:ins w:id="11" w:author="Myron Steeves" w:date="2020-05-23T14:00:00Z">
        <w:r>
          <w:rPr>
            <w:rFonts w:ascii="Bookman Old Style" w:eastAsia="Bookman Old Style" w:hAnsi="Bookman Old Style" w:cs="Bookman Old Style"/>
            <w:sz w:val="24"/>
            <w:szCs w:val="24"/>
          </w:rPr>
          <w:t>Do the background work</w:t>
        </w:r>
      </w:ins>
    </w:p>
    <w:p w14:paraId="23F69EB5" w14:textId="364F81DB" w:rsidR="00D36A16" w:rsidRDefault="00D36A16" w:rsidP="00FF5FE1">
      <w:pPr>
        <w:pStyle w:val="ListParagraph"/>
        <w:numPr>
          <w:ilvl w:val="0"/>
          <w:numId w:val="15"/>
        </w:numPr>
        <w:rPr>
          <w:ins w:id="12" w:author="Myron Steeves" w:date="2020-05-23T14:00:00Z"/>
          <w:rFonts w:ascii="Bookman Old Style" w:eastAsia="Bookman Old Style" w:hAnsi="Bookman Old Style" w:cs="Bookman Old Style"/>
          <w:sz w:val="24"/>
          <w:szCs w:val="24"/>
        </w:rPr>
      </w:pPr>
      <w:ins w:id="13" w:author="Myron Steeves" w:date="2020-05-23T14:11:00Z">
        <w:r>
          <w:rPr>
            <w:rFonts w:ascii="Bookman Old Style" w:eastAsia="Bookman Old Style" w:hAnsi="Bookman Old Style" w:cs="Bookman Old Style"/>
            <w:sz w:val="24"/>
            <w:szCs w:val="24"/>
          </w:rPr>
          <w:t>What is a secretary</w:t>
        </w:r>
      </w:ins>
    </w:p>
    <w:p w14:paraId="71DFB3EB" w14:textId="77777777" w:rsidR="00FF5FE1" w:rsidRDefault="00FF5FE1" w:rsidP="00FF5FE1">
      <w:pPr>
        <w:pStyle w:val="ListParagraph"/>
        <w:numPr>
          <w:ilvl w:val="0"/>
          <w:numId w:val="15"/>
        </w:numPr>
        <w:rPr>
          <w:ins w:id="14" w:author="Myron Steeves" w:date="2020-05-23T14:00:00Z"/>
          <w:rFonts w:ascii="Bookman Old Style" w:eastAsia="Bookman Old Style" w:hAnsi="Bookman Old Style" w:cs="Bookman Old Style"/>
          <w:sz w:val="24"/>
          <w:szCs w:val="24"/>
        </w:rPr>
      </w:pPr>
      <w:ins w:id="15" w:author="Myron Steeves" w:date="2020-05-23T14:00:00Z">
        <w:r>
          <w:rPr>
            <w:rFonts w:ascii="Bookman Old Style" w:eastAsia="Bookman Old Style" w:hAnsi="Bookman Old Style" w:cs="Bookman Old Style"/>
            <w:sz w:val="24"/>
            <w:szCs w:val="24"/>
          </w:rPr>
          <w:t>Prepare for minutes to be taken at the first meeting, temporary secretary</w:t>
        </w:r>
      </w:ins>
    </w:p>
    <w:p w14:paraId="1349BA6D" w14:textId="77777777" w:rsidR="00FF5FE1" w:rsidRDefault="00FF5FE1" w:rsidP="00FF5FE1">
      <w:pPr>
        <w:pStyle w:val="ListParagraph"/>
        <w:numPr>
          <w:ilvl w:val="0"/>
          <w:numId w:val="15"/>
        </w:numPr>
        <w:rPr>
          <w:ins w:id="16" w:author="Myron Steeves" w:date="2020-05-23T14:01:00Z"/>
          <w:rFonts w:ascii="Bookman Old Style" w:eastAsia="Bookman Old Style" w:hAnsi="Bookman Old Style" w:cs="Bookman Old Style"/>
          <w:sz w:val="24"/>
          <w:szCs w:val="24"/>
        </w:rPr>
      </w:pPr>
      <w:ins w:id="17" w:author="Myron Steeves" w:date="2020-05-23T14:00:00Z">
        <w:r>
          <w:rPr>
            <w:rFonts w:ascii="Bookman Old Style" w:eastAsia="Bookman Old Style" w:hAnsi="Bookman Old Style" w:cs="Bookman Old Style"/>
            <w:sz w:val="24"/>
            <w:szCs w:val="24"/>
          </w:rPr>
          <w:t>Figure out h</w:t>
        </w:r>
      </w:ins>
      <w:ins w:id="18" w:author="Myron Steeves" w:date="2020-05-23T14:01:00Z">
        <w:r>
          <w:rPr>
            <w:rFonts w:ascii="Bookman Old Style" w:eastAsia="Bookman Old Style" w:hAnsi="Bookman Old Style" w:cs="Bookman Old Style"/>
            <w:sz w:val="24"/>
            <w:szCs w:val="24"/>
          </w:rPr>
          <w:t>ow many of the following steps can be done at each meeting. Good idea to meet monthly in the first few months. Quarterly is good from that point out. Too often and the leader can’t lead. Too infrequently and everyone repeats themselves.</w:t>
        </w:r>
      </w:ins>
    </w:p>
    <w:p w14:paraId="280245CC" w14:textId="1DF37956" w:rsidR="00FF5FE1" w:rsidRDefault="00FF5FE1" w:rsidP="00FF5FE1">
      <w:pPr>
        <w:pStyle w:val="ListParagraph"/>
        <w:numPr>
          <w:ilvl w:val="0"/>
          <w:numId w:val="15"/>
        </w:numPr>
        <w:rPr>
          <w:ins w:id="19" w:author="Myron Steeves" w:date="2020-05-23T14:14:00Z"/>
          <w:rFonts w:ascii="Bookman Old Style" w:eastAsia="Bookman Old Style" w:hAnsi="Bookman Old Style" w:cs="Bookman Old Style"/>
          <w:sz w:val="24"/>
          <w:szCs w:val="24"/>
        </w:rPr>
      </w:pPr>
      <w:ins w:id="20" w:author="Myron Steeves" w:date="2020-05-23T14:01:00Z">
        <w:r>
          <w:rPr>
            <w:rFonts w:ascii="Bookman Old Style" w:eastAsia="Bookman Old Style" w:hAnsi="Bookman Old Style" w:cs="Bookman Old Style"/>
            <w:sz w:val="24"/>
            <w:szCs w:val="24"/>
          </w:rPr>
          <w:t>At meeting, cast the vision</w:t>
        </w:r>
      </w:ins>
    </w:p>
    <w:p w14:paraId="20829E61" w14:textId="281FDE24" w:rsidR="00D36A16" w:rsidRDefault="00D36A16" w:rsidP="00FF5FE1">
      <w:pPr>
        <w:pStyle w:val="ListParagraph"/>
        <w:numPr>
          <w:ilvl w:val="0"/>
          <w:numId w:val="15"/>
        </w:numPr>
        <w:rPr>
          <w:ins w:id="21" w:author="Myron Steeves" w:date="2020-05-23T14:01:00Z"/>
          <w:rFonts w:ascii="Bookman Old Style" w:eastAsia="Bookman Old Style" w:hAnsi="Bookman Old Style" w:cs="Bookman Old Style"/>
          <w:sz w:val="24"/>
          <w:szCs w:val="24"/>
        </w:rPr>
      </w:pPr>
      <w:ins w:id="22" w:author="Myron Steeves" w:date="2020-05-23T14:14:00Z">
        <w:r>
          <w:rPr>
            <w:rFonts w:ascii="Bookman Old Style" w:eastAsia="Bookman Old Style" w:hAnsi="Bookman Old Style" w:cs="Bookman Old Style"/>
            <w:sz w:val="24"/>
            <w:szCs w:val="24"/>
          </w:rPr>
          <w:t>Describe the Part IV of 1023, assign out, but get input</w:t>
        </w:r>
      </w:ins>
    </w:p>
    <w:p w14:paraId="0ECE9F20" w14:textId="77777777" w:rsidR="00FF5FE1" w:rsidRDefault="00FF5FE1" w:rsidP="00FF5FE1">
      <w:pPr>
        <w:pStyle w:val="ListParagraph"/>
        <w:numPr>
          <w:ilvl w:val="0"/>
          <w:numId w:val="15"/>
        </w:numPr>
        <w:rPr>
          <w:ins w:id="23" w:author="Myron Steeves" w:date="2020-05-23T14:02:00Z"/>
          <w:rFonts w:ascii="Bookman Old Style" w:eastAsia="Bookman Old Style" w:hAnsi="Bookman Old Style" w:cs="Bookman Old Style"/>
          <w:sz w:val="24"/>
          <w:szCs w:val="24"/>
        </w:rPr>
      </w:pPr>
      <w:ins w:id="24" w:author="Myron Steeves" w:date="2020-05-23T14:02:00Z">
        <w:r>
          <w:rPr>
            <w:rFonts w:ascii="Bookman Old Style" w:eastAsia="Bookman Old Style" w:hAnsi="Bookman Old Style" w:cs="Bookman Old Style"/>
            <w:sz w:val="24"/>
            <w:szCs w:val="24"/>
          </w:rPr>
          <w:t>Pick a name</w:t>
        </w:r>
      </w:ins>
    </w:p>
    <w:p w14:paraId="6B11CB8B" w14:textId="56308BD3" w:rsidR="00FF5FE1" w:rsidRDefault="00FF5FE1" w:rsidP="00FF5FE1">
      <w:pPr>
        <w:pStyle w:val="ListParagraph"/>
        <w:numPr>
          <w:ilvl w:val="0"/>
          <w:numId w:val="15"/>
        </w:numPr>
        <w:rPr>
          <w:ins w:id="25" w:author="Myron Steeves" w:date="2020-05-23T14:02:00Z"/>
          <w:rFonts w:ascii="Bookman Old Style" w:eastAsia="Bookman Old Style" w:hAnsi="Bookman Old Style" w:cs="Bookman Old Style"/>
          <w:sz w:val="24"/>
          <w:szCs w:val="24"/>
        </w:rPr>
      </w:pPr>
      <w:ins w:id="26" w:author="Myron Steeves" w:date="2020-05-23T14:02:00Z">
        <w:r>
          <w:rPr>
            <w:rFonts w:ascii="Bookman Old Style" w:eastAsia="Bookman Old Style" w:hAnsi="Bookman Old Style" w:cs="Bookman Old Style"/>
            <w:sz w:val="24"/>
            <w:szCs w:val="24"/>
          </w:rPr>
          <w:lastRenderedPageBreak/>
          <w:t>Gather info for articles</w:t>
        </w:r>
      </w:ins>
    </w:p>
    <w:p w14:paraId="1F70F492" w14:textId="51D1028B" w:rsidR="00FF5FE1" w:rsidRDefault="00FF5FE1" w:rsidP="00FF5FE1">
      <w:pPr>
        <w:pStyle w:val="ListParagraph"/>
        <w:numPr>
          <w:ilvl w:val="0"/>
          <w:numId w:val="15"/>
        </w:numPr>
        <w:rPr>
          <w:ins w:id="27" w:author="Myron Steeves" w:date="2020-05-23T14:02:00Z"/>
          <w:rFonts w:ascii="Bookman Old Style" w:eastAsia="Bookman Old Style" w:hAnsi="Bookman Old Style" w:cs="Bookman Old Style"/>
          <w:sz w:val="24"/>
          <w:szCs w:val="24"/>
        </w:rPr>
      </w:pPr>
      <w:ins w:id="28" w:author="Myron Steeves" w:date="2020-05-23T14:02:00Z">
        <w:r>
          <w:rPr>
            <w:rFonts w:ascii="Bookman Old Style" w:eastAsia="Bookman Old Style" w:hAnsi="Bookman Old Style" w:cs="Bookman Old Style"/>
            <w:sz w:val="24"/>
            <w:szCs w:val="24"/>
          </w:rPr>
          <w:t>Pick a jurisdiction/ Recommend DC</w:t>
        </w:r>
      </w:ins>
    </w:p>
    <w:p w14:paraId="433A6AD6" w14:textId="77777777" w:rsidR="00FF5FE1" w:rsidRDefault="00FF5FE1" w:rsidP="00FF5FE1">
      <w:pPr>
        <w:pStyle w:val="ListParagraph"/>
        <w:numPr>
          <w:ilvl w:val="0"/>
          <w:numId w:val="15"/>
        </w:numPr>
        <w:rPr>
          <w:ins w:id="29" w:author="Myron Steeves" w:date="2020-05-23T14:02:00Z"/>
          <w:rFonts w:ascii="Bookman Old Style" w:eastAsia="Bookman Old Style" w:hAnsi="Bookman Old Style" w:cs="Bookman Old Style"/>
          <w:sz w:val="24"/>
          <w:szCs w:val="24"/>
        </w:rPr>
      </w:pPr>
      <w:ins w:id="30" w:author="Myron Steeves" w:date="2020-05-23T14:02:00Z">
        <w:r>
          <w:rPr>
            <w:rFonts w:ascii="Bookman Old Style" w:eastAsia="Bookman Old Style" w:hAnsi="Bookman Old Style" w:cs="Bookman Old Style"/>
            <w:sz w:val="24"/>
            <w:szCs w:val="24"/>
          </w:rPr>
          <w:t>Approve filing/pick incorporator</w:t>
        </w:r>
      </w:ins>
    </w:p>
    <w:p w14:paraId="7F798004" w14:textId="77777777" w:rsidR="00FF5FE1" w:rsidRDefault="00FF5FE1" w:rsidP="00FF5FE1">
      <w:pPr>
        <w:pStyle w:val="ListParagraph"/>
        <w:numPr>
          <w:ilvl w:val="0"/>
          <w:numId w:val="15"/>
        </w:numPr>
        <w:rPr>
          <w:ins w:id="31" w:author="Myron Steeves" w:date="2020-05-23T14:03:00Z"/>
          <w:rFonts w:ascii="Bookman Old Style" w:eastAsia="Bookman Old Style" w:hAnsi="Bookman Old Style" w:cs="Bookman Old Style"/>
          <w:sz w:val="24"/>
          <w:szCs w:val="24"/>
        </w:rPr>
      </w:pPr>
      <w:ins w:id="32" w:author="Myron Steeves" w:date="2020-05-23T14:02:00Z">
        <w:r>
          <w:rPr>
            <w:rFonts w:ascii="Bookman Old Style" w:eastAsia="Bookman Old Style" w:hAnsi="Bookman Old Style" w:cs="Bookman Old Style"/>
            <w:sz w:val="24"/>
            <w:szCs w:val="24"/>
          </w:rPr>
          <w:t>Approve bylaws</w:t>
        </w:r>
      </w:ins>
    </w:p>
    <w:p w14:paraId="6AB3F7D6" w14:textId="55E15832" w:rsidR="00D36A16" w:rsidRDefault="00D36A16" w:rsidP="00FF5FE1">
      <w:pPr>
        <w:pStyle w:val="ListParagraph"/>
        <w:numPr>
          <w:ilvl w:val="0"/>
          <w:numId w:val="15"/>
        </w:numPr>
        <w:rPr>
          <w:ins w:id="33" w:author="Myron Steeves" w:date="2020-05-23T14:11:00Z"/>
          <w:rFonts w:ascii="Bookman Old Style" w:eastAsia="Bookman Old Style" w:hAnsi="Bookman Old Style" w:cs="Bookman Old Style"/>
          <w:sz w:val="24"/>
          <w:szCs w:val="24"/>
        </w:rPr>
      </w:pPr>
      <w:ins w:id="34" w:author="Myron Steeves" w:date="2020-05-23T14:05:00Z">
        <w:r>
          <w:rPr>
            <w:rFonts w:ascii="Bookman Old Style" w:eastAsia="Bookman Old Style" w:hAnsi="Bookman Old Style" w:cs="Bookman Old Style"/>
            <w:sz w:val="24"/>
            <w:szCs w:val="24"/>
          </w:rPr>
          <w:t>Elect board</w:t>
        </w:r>
      </w:ins>
    </w:p>
    <w:p w14:paraId="4101491C" w14:textId="04C929A1" w:rsidR="00D36A16" w:rsidRDefault="00D36A16" w:rsidP="00FF5FE1">
      <w:pPr>
        <w:pStyle w:val="ListParagraph"/>
        <w:numPr>
          <w:ilvl w:val="0"/>
          <w:numId w:val="15"/>
        </w:numPr>
        <w:rPr>
          <w:ins w:id="35" w:author="Myron Steeves" w:date="2020-05-23T14:05:00Z"/>
          <w:rFonts w:ascii="Bookman Old Style" w:eastAsia="Bookman Old Style" w:hAnsi="Bookman Old Style" w:cs="Bookman Old Style"/>
          <w:sz w:val="24"/>
          <w:szCs w:val="24"/>
        </w:rPr>
      </w:pPr>
      <w:ins w:id="36" w:author="Myron Steeves" w:date="2020-05-23T14:11:00Z">
        <w:r>
          <w:rPr>
            <w:rFonts w:ascii="Bookman Old Style" w:eastAsia="Bookman Old Style" w:hAnsi="Bookman Old Style" w:cs="Bookman Old Style"/>
            <w:sz w:val="24"/>
            <w:szCs w:val="24"/>
          </w:rPr>
          <w:t>What is a CFO</w:t>
        </w:r>
      </w:ins>
    </w:p>
    <w:p w14:paraId="3E3C4FEF" w14:textId="23357BF6" w:rsidR="00D36A16" w:rsidRDefault="00D36A16" w:rsidP="00FF5FE1">
      <w:pPr>
        <w:pStyle w:val="ListParagraph"/>
        <w:numPr>
          <w:ilvl w:val="0"/>
          <w:numId w:val="15"/>
        </w:numPr>
        <w:rPr>
          <w:ins w:id="37" w:author="Myron Steeves" w:date="2020-05-23T14:06:00Z"/>
          <w:rFonts w:ascii="Bookman Old Style" w:eastAsia="Bookman Old Style" w:hAnsi="Bookman Old Style" w:cs="Bookman Old Style"/>
          <w:sz w:val="24"/>
          <w:szCs w:val="24"/>
        </w:rPr>
      </w:pPr>
      <w:ins w:id="38" w:author="Myron Steeves" w:date="2020-05-23T14:05:00Z">
        <w:r>
          <w:rPr>
            <w:rFonts w:ascii="Bookman Old Style" w:eastAsia="Bookman Old Style" w:hAnsi="Bookman Old Style" w:cs="Bookman Old Style"/>
            <w:sz w:val="24"/>
            <w:szCs w:val="24"/>
          </w:rPr>
          <w:t>Appoint officers</w:t>
        </w:r>
      </w:ins>
    </w:p>
    <w:p w14:paraId="57C41B05" w14:textId="77777777" w:rsidR="00D36A16" w:rsidRDefault="00D36A16" w:rsidP="00FF5FE1">
      <w:pPr>
        <w:pStyle w:val="ListParagraph"/>
        <w:numPr>
          <w:ilvl w:val="0"/>
          <w:numId w:val="15"/>
        </w:numPr>
        <w:rPr>
          <w:ins w:id="39" w:author="Myron Steeves" w:date="2020-05-23T14:06:00Z"/>
          <w:rFonts w:ascii="Bookman Old Style" w:eastAsia="Bookman Old Style" w:hAnsi="Bookman Old Style" w:cs="Bookman Old Style"/>
          <w:sz w:val="24"/>
          <w:szCs w:val="24"/>
        </w:rPr>
      </w:pPr>
      <w:ins w:id="40" w:author="Myron Steeves" w:date="2020-05-23T14:06:00Z">
        <w:r>
          <w:rPr>
            <w:rFonts w:ascii="Bookman Old Style" w:eastAsia="Bookman Old Style" w:hAnsi="Bookman Old Style" w:cs="Bookman Old Style"/>
            <w:sz w:val="24"/>
            <w:szCs w:val="24"/>
          </w:rPr>
          <w:t>Pick agent for service</w:t>
        </w:r>
      </w:ins>
    </w:p>
    <w:p w14:paraId="6A04F840" w14:textId="77777777" w:rsidR="00D36A16" w:rsidRDefault="00D36A16" w:rsidP="00FF5FE1">
      <w:pPr>
        <w:pStyle w:val="ListParagraph"/>
        <w:numPr>
          <w:ilvl w:val="0"/>
          <w:numId w:val="15"/>
        </w:numPr>
        <w:rPr>
          <w:ins w:id="41" w:author="Myron Steeves" w:date="2020-05-23T14:06:00Z"/>
          <w:rFonts w:ascii="Bookman Old Style" w:eastAsia="Bookman Old Style" w:hAnsi="Bookman Old Style" w:cs="Bookman Old Style"/>
          <w:sz w:val="24"/>
          <w:szCs w:val="24"/>
        </w:rPr>
      </w:pPr>
      <w:ins w:id="42" w:author="Myron Steeves" w:date="2020-05-23T14:06:00Z">
        <w:r>
          <w:rPr>
            <w:rFonts w:ascii="Bookman Old Style" w:eastAsia="Bookman Old Style" w:hAnsi="Bookman Old Style" w:cs="Bookman Old Style"/>
            <w:sz w:val="24"/>
            <w:szCs w:val="24"/>
          </w:rPr>
          <w:t>Authorize filing of SI-100</w:t>
        </w:r>
      </w:ins>
    </w:p>
    <w:p w14:paraId="68C88EC4" w14:textId="77777777" w:rsidR="00D36A16" w:rsidRDefault="00D36A16" w:rsidP="00FF5FE1">
      <w:pPr>
        <w:pStyle w:val="ListParagraph"/>
        <w:numPr>
          <w:ilvl w:val="0"/>
          <w:numId w:val="15"/>
        </w:numPr>
        <w:rPr>
          <w:ins w:id="43" w:author="Myron Steeves" w:date="2020-05-23T14:07:00Z"/>
          <w:rFonts w:ascii="Bookman Old Style" w:eastAsia="Bookman Old Style" w:hAnsi="Bookman Old Style" w:cs="Bookman Old Style"/>
          <w:sz w:val="24"/>
          <w:szCs w:val="24"/>
        </w:rPr>
      </w:pPr>
      <w:ins w:id="44" w:author="Myron Steeves" w:date="2020-05-23T14:06:00Z">
        <w:r>
          <w:rPr>
            <w:rFonts w:ascii="Bookman Old Style" w:eastAsia="Bookman Old Style" w:hAnsi="Bookman Old Style" w:cs="Bookman Old Style"/>
            <w:sz w:val="24"/>
            <w:szCs w:val="24"/>
          </w:rPr>
          <w:t>Authorize obtainin</w:t>
        </w:r>
      </w:ins>
      <w:ins w:id="45" w:author="Myron Steeves" w:date="2020-05-23T14:07:00Z">
        <w:r>
          <w:rPr>
            <w:rFonts w:ascii="Bookman Old Style" w:eastAsia="Bookman Old Style" w:hAnsi="Bookman Old Style" w:cs="Bookman Old Style"/>
            <w:sz w:val="24"/>
            <w:szCs w:val="24"/>
          </w:rPr>
          <w:t>g EIN</w:t>
        </w:r>
      </w:ins>
    </w:p>
    <w:p w14:paraId="6C5656ED" w14:textId="344EB452" w:rsidR="00D36A16" w:rsidRDefault="00D36A16" w:rsidP="00FF5FE1">
      <w:pPr>
        <w:pStyle w:val="ListParagraph"/>
        <w:numPr>
          <w:ilvl w:val="0"/>
          <w:numId w:val="15"/>
        </w:numPr>
        <w:rPr>
          <w:ins w:id="46" w:author="Myron Steeves" w:date="2020-05-23T14:13:00Z"/>
          <w:rFonts w:ascii="Bookman Old Style" w:eastAsia="Bookman Old Style" w:hAnsi="Bookman Old Style" w:cs="Bookman Old Style"/>
          <w:sz w:val="24"/>
          <w:szCs w:val="24"/>
        </w:rPr>
      </w:pPr>
      <w:ins w:id="47" w:author="Myron Steeves" w:date="2020-05-23T14:07:00Z">
        <w:r>
          <w:rPr>
            <w:rFonts w:ascii="Bookman Old Style" w:eastAsia="Bookman Old Style" w:hAnsi="Bookman Old Style" w:cs="Bookman Old Style"/>
            <w:sz w:val="24"/>
            <w:szCs w:val="24"/>
          </w:rPr>
          <w:t>Authorize Opening bank account</w:t>
        </w:r>
      </w:ins>
    </w:p>
    <w:p w14:paraId="4A6880EC" w14:textId="693D95EB" w:rsidR="00D36A16" w:rsidRDefault="00D36A16" w:rsidP="00FF5FE1">
      <w:pPr>
        <w:pStyle w:val="ListParagraph"/>
        <w:numPr>
          <w:ilvl w:val="0"/>
          <w:numId w:val="15"/>
        </w:numPr>
        <w:rPr>
          <w:ins w:id="48" w:author="Myron Steeves" w:date="2020-05-23T14:13:00Z"/>
          <w:rFonts w:ascii="Bookman Old Style" w:eastAsia="Bookman Old Style" w:hAnsi="Bookman Old Style" w:cs="Bookman Old Style"/>
          <w:sz w:val="24"/>
          <w:szCs w:val="24"/>
        </w:rPr>
      </w:pPr>
      <w:ins w:id="49" w:author="Myron Steeves" w:date="2020-05-23T14:13:00Z">
        <w:r>
          <w:rPr>
            <w:rFonts w:ascii="Bookman Old Style" w:eastAsia="Bookman Old Style" w:hAnsi="Bookman Old Style" w:cs="Bookman Old Style"/>
            <w:sz w:val="24"/>
            <w:szCs w:val="24"/>
          </w:rPr>
          <w:t>Give assignment on bios on officers and directors</w:t>
        </w:r>
      </w:ins>
    </w:p>
    <w:p w14:paraId="68512DD7" w14:textId="47402724" w:rsidR="00D36A16" w:rsidRDefault="00D36A16" w:rsidP="00FF5FE1">
      <w:pPr>
        <w:pStyle w:val="ListParagraph"/>
        <w:numPr>
          <w:ilvl w:val="0"/>
          <w:numId w:val="15"/>
        </w:numPr>
        <w:rPr>
          <w:ins w:id="50" w:author="Myron Steeves" w:date="2020-05-23T14:07:00Z"/>
          <w:rFonts w:ascii="Bookman Old Style" w:eastAsia="Bookman Old Style" w:hAnsi="Bookman Old Style" w:cs="Bookman Old Style"/>
          <w:sz w:val="24"/>
          <w:szCs w:val="24"/>
        </w:rPr>
      </w:pPr>
      <w:ins w:id="51" w:author="Myron Steeves" w:date="2020-05-23T14:08:00Z">
        <w:r>
          <w:rPr>
            <w:rFonts w:ascii="Bookman Old Style" w:eastAsia="Bookman Old Style" w:hAnsi="Bookman Old Style" w:cs="Bookman Old Style"/>
            <w:sz w:val="24"/>
            <w:szCs w:val="24"/>
          </w:rPr>
          <w:t>Plan for next meeting</w:t>
        </w:r>
      </w:ins>
      <w:ins w:id="52" w:author="Myron Steeves" w:date="2020-05-23T14:16:00Z">
        <w:r w:rsidR="007332D9">
          <w:rPr>
            <w:rFonts w:ascii="Bookman Old Style" w:eastAsia="Bookman Old Style" w:hAnsi="Bookman Old Style" w:cs="Bookman Old Style"/>
            <w:sz w:val="24"/>
            <w:szCs w:val="24"/>
          </w:rPr>
          <w:t xml:space="preserve"> Date and time</w:t>
        </w:r>
      </w:ins>
    </w:p>
    <w:p w14:paraId="5F173155" w14:textId="77777777" w:rsidR="00D36A16" w:rsidRDefault="00D36A16" w:rsidP="00FF5FE1">
      <w:pPr>
        <w:pStyle w:val="ListParagraph"/>
        <w:numPr>
          <w:ilvl w:val="0"/>
          <w:numId w:val="15"/>
        </w:numPr>
        <w:rPr>
          <w:ins w:id="53" w:author="Myron Steeves" w:date="2020-05-23T14:07:00Z"/>
          <w:rFonts w:ascii="Bookman Old Style" w:eastAsia="Bookman Old Style" w:hAnsi="Bookman Old Style" w:cs="Bookman Old Style"/>
          <w:sz w:val="24"/>
          <w:szCs w:val="24"/>
        </w:rPr>
      </w:pPr>
      <w:ins w:id="54" w:author="Myron Steeves" w:date="2020-05-23T14:07:00Z">
        <w:r>
          <w:rPr>
            <w:rFonts w:ascii="Bookman Old Style" w:eastAsia="Bookman Old Style" w:hAnsi="Bookman Old Style" w:cs="Bookman Old Style"/>
            <w:sz w:val="24"/>
            <w:szCs w:val="24"/>
          </w:rPr>
          <w:t>Check on the minutes</w:t>
        </w:r>
      </w:ins>
    </w:p>
    <w:p w14:paraId="15BD8FEB" w14:textId="754EC58E" w:rsidR="00D36A16" w:rsidRDefault="00D36A16" w:rsidP="00FF5FE1">
      <w:pPr>
        <w:pStyle w:val="ListParagraph"/>
        <w:numPr>
          <w:ilvl w:val="0"/>
          <w:numId w:val="15"/>
        </w:numPr>
        <w:rPr>
          <w:ins w:id="55" w:author="Myron Steeves" w:date="2020-05-23T14:20:00Z"/>
          <w:rFonts w:ascii="Bookman Old Style" w:eastAsia="Bookman Old Style" w:hAnsi="Bookman Old Style" w:cs="Bookman Old Style"/>
          <w:sz w:val="24"/>
          <w:szCs w:val="24"/>
        </w:rPr>
      </w:pPr>
      <w:ins w:id="56" w:author="Myron Steeves" w:date="2020-05-23T14:07:00Z">
        <w:r>
          <w:rPr>
            <w:rFonts w:ascii="Bookman Old Style" w:eastAsia="Bookman Old Style" w:hAnsi="Bookman Old Style" w:cs="Bookman Old Style"/>
            <w:sz w:val="24"/>
            <w:szCs w:val="24"/>
          </w:rPr>
          <w:t>Prepare for an agenda for next meeting</w:t>
        </w:r>
      </w:ins>
    </w:p>
    <w:p w14:paraId="69FDDA22" w14:textId="453A45D3" w:rsidR="007332D9" w:rsidRDefault="007332D9" w:rsidP="00FF5FE1">
      <w:pPr>
        <w:pStyle w:val="ListParagraph"/>
        <w:numPr>
          <w:ilvl w:val="0"/>
          <w:numId w:val="15"/>
        </w:numPr>
        <w:rPr>
          <w:ins w:id="57" w:author="Myron Steeves" w:date="2020-05-23T14:25:00Z"/>
          <w:rFonts w:ascii="Bookman Old Style" w:eastAsia="Bookman Old Style" w:hAnsi="Bookman Old Style" w:cs="Bookman Old Style"/>
          <w:sz w:val="24"/>
          <w:szCs w:val="24"/>
        </w:rPr>
      </w:pPr>
      <w:ins w:id="58" w:author="Myron Steeves" w:date="2020-05-23T14:20:00Z">
        <w:r>
          <w:rPr>
            <w:rFonts w:ascii="Bookman Old Style" w:eastAsia="Bookman Old Style" w:hAnsi="Bookman Old Style" w:cs="Bookman Old Style"/>
            <w:sz w:val="24"/>
            <w:szCs w:val="24"/>
          </w:rPr>
          <w:t>Planning for m</w:t>
        </w:r>
      </w:ins>
      <w:ins w:id="59" w:author="Myron Steeves" w:date="2020-05-23T14:21:00Z">
        <w:r>
          <w:rPr>
            <w:rFonts w:ascii="Bookman Old Style" w:eastAsia="Bookman Old Style" w:hAnsi="Bookman Old Style" w:cs="Bookman Old Style"/>
            <w:sz w:val="24"/>
            <w:szCs w:val="24"/>
          </w:rPr>
          <w:t>ission, vision and core values</w:t>
        </w:r>
      </w:ins>
    </w:p>
    <w:p w14:paraId="67958D50" w14:textId="360FD555" w:rsidR="005D2A63" w:rsidRDefault="005D2A63" w:rsidP="00FF5FE1">
      <w:pPr>
        <w:pStyle w:val="ListParagraph"/>
        <w:numPr>
          <w:ilvl w:val="0"/>
          <w:numId w:val="15"/>
        </w:numPr>
        <w:rPr>
          <w:ins w:id="60" w:author="Myron Steeves" w:date="2020-05-23T14:26:00Z"/>
          <w:rFonts w:ascii="Bookman Old Style" w:eastAsia="Bookman Old Style" w:hAnsi="Bookman Old Style" w:cs="Bookman Old Style"/>
          <w:sz w:val="24"/>
          <w:szCs w:val="24"/>
        </w:rPr>
      </w:pPr>
      <w:ins w:id="61" w:author="Myron Steeves" w:date="2020-05-23T14:26:00Z">
        <w:r>
          <w:rPr>
            <w:rFonts w:ascii="Bookman Old Style" w:eastAsia="Bookman Old Style" w:hAnsi="Bookman Old Style" w:cs="Bookman Old Style"/>
            <w:sz w:val="24"/>
            <w:szCs w:val="24"/>
          </w:rPr>
          <w:t>Set objectives for operations for rest of fiscal year</w:t>
        </w:r>
      </w:ins>
    </w:p>
    <w:p w14:paraId="1877FFF6" w14:textId="6C231BBA" w:rsidR="005D2A63" w:rsidRDefault="005D2A63" w:rsidP="00FF5FE1">
      <w:pPr>
        <w:pStyle w:val="ListParagraph"/>
        <w:numPr>
          <w:ilvl w:val="0"/>
          <w:numId w:val="15"/>
        </w:numPr>
        <w:rPr>
          <w:ins w:id="62" w:author="Myron Steeves" w:date="2020-05-23T14:26:00Z"/>
          <w:rFonts w:ascii="Bookman Old Style" w:eastAsia="Bookman Old Style" w:hAnsi="Bookman Old Style" w:cs="Bookman Old Style"/>
          <w:sz w:val="24"/>
          <w:szCs w:val="24"/>
        </w:rPr>
      </w:pPr>
      <w:ins w:id="63" w:author="Myron Steeves" w:date="2020-05-23T14:26:00Z">
        <w:r>
          <w:rPr>
            <w:rFonts w:ascii="Bookman Old Style" w:eastAsia="Bookman Old Style" w:hAnsi="Bookman Old Style" w:cs="Bookman Old Style"/>
            <w:sz w:val="24"/>
            <w:szCs w:val="24"/>
          </w:rPr>
          <w:t>Set outcomes hoped for in next four years</w:t>
        </w:r>
      </w:ins>
    </w:p>
    <w:p w14:paraId="19EB9AD8" w14:textId="298BD574" w:rsidR="005D2A63" w:rsidRDefault="005D2A63" w:rsidP="00FF5FE1">
      <w:pPr>
        <w:pStyle w:val="ListParagraph"/>
        <w:numPr>
          <w:ilvl w:val="0"/>
          <w:numId w:val="15"/>
        </w:numPr>
        <w:rPr>
          <w:ins w:id="64" w:author="Myron Steeves" w:date="2020-05-23T14:21:00Z"/>
          <w:rFonts w:ascii="Bookman Old Style" w:eastAsia="Bookman Old Style" w:hAnsi="Bookman Old Style" w:cs="Bookman Old Style"/>
          <w:sz w:val="24"/>
          <w:szCs w:val="24"/>
        </w:rPr>
      </w:pPr>
      <w:ins w:id="65" w:author="Myron Steeves" w:date="2020-05-23T14:26:00Z">
        <w:r>
          <w:rPr>
            <w:rFonts w:ascii="Bookman Old Style" w:eastAsia="Bookman Old Style" w:hAnsi="Bookman Old Style" w:cs="Bookman Old Style"/>
            <w:sz w:val="24"/>
            <w:szCs w:val="24"/>
          </w:rPr>
          <w:t>Plan costs needed to meet those objectives</w:t>
        </w:r>
      </w:ins>
    </w:p>
    <w:p w14:paraId="42120A4E" w14:textId="1DE5680E" w:rsidR="007332D9" w:rsidRDefault="007332D9" w:rsidP="00FF5FE1">
      <w:pPr>
        <w:pStyle w:val="ListParagraph"/>
        <w:numPr>
          <w:ilvl w:val="0"/>
          <w:numId w:val="15"/>
        </w:numPr>
        <w:rPr>
          <w:ins w:id="66" w:author="Myron Steeves" w:date="2020-05-23T14:15:00Z"/>
          <w:rFonts w:ascii="Bookman Old Style" w:eastAsia="Bookman Old Style" w:hAnsi="Bookman Old Style" w:cs="Bookman Old Style"/>
          <w:sz w:val="24"/>
          <w:szCs w:val="24"/>
        </w:rPr>
      </w:pPr>
      <w:ins w:id="67" w:author="Myron Steeves" w:date="2020-05-23T14:23:00Z">
        <w:r>
          <w:rPr>
            <w:rFonts w:ascii="Bookman Old Style" w:eastAsia="Bookman Old Style" w:hAnsi="Bookman Old Style" w:cs="Bookman Old Style"/>
            <w:sz w:val="24"/>
            <w:szCs w:val="24"/>
          </w:rPr>
          <w:t>Give an assignment on the budget</w:t>
        </w:r>
      </w:ins>
    </w:p>
    <w:p w14:paraId="695BBEC8" w14:textId="7824494A" w:rsidR="00D36A16" w:rsidRDefault="00D36A16" w:rsidP="00FF5FE1">
      <w:pPr>
        <w:pStyle w:val="ListParagraph"/>
        <w:numPr>
          <w:ilvl w:val="0"/>
          <w:numId w:val="15"/>
        </w:numPr>
        <w:rPr>
          <w:ins w:id="68" w:author="Myron Steeves" w:date="2020-05-23T14:08:00Z"/>
          <w:rFonts w:ascii="Bookman Old Style" w:eastAsia="Bookman Old Style" w:hAnsi="Bookman Old Style" w:cs="Bookman Old Style"/>
          <w:sz w:val="24"/>
          <w:szCs w:val="24"/>
        </w:rPr>
      </w:pPr>
      <w:ins w:id="69" w:author="Myron Steeves" w:date="2020-05-23T14:15:00Z">
        <w:r>
          <w:rPr>
            <w:rFonts w:ascii="Bookman Old Style" w:eastAsia="Bookman Old Style" w:hAnsi="Bookman Old Style" w:cs="Bookman Old Style"/>
            <w:sz w:val="24"/>
            <w:szCs w:val="24"/>
          </w:rPr>
          <w:t>Include preparation of 1023</w:t>
        </w:r>
      </w:ins>
    </w:p>
    <w:p w14:paraId="5985C5BD" w14:textId="31F778B6" w:rsidR="00D36A16" w:rsidRDefault="00D36A16" w:rsidP="00FF5FE1">
      <w:pPr>
        <w:pStyle w:val="ListParagraph"/>
        <w:numPr>
          <w:ilvl w:val="0"/>
          <w:numId w:val="15"/>
        </w:numPr>
        <w:rPr>
          <w:ins w:id="70" w:author="Myron Steeves" w:date="2020-05-23T14:21:00Z"/>
          <w:rFonts w:ascii="Bookman Old Style" w:eastAsia="Bookman Old Style" w:hAnsi="Bookman Old Style" w:cs="Bookman Old Style"/>
          <w:sz w:val="24"/>
          <w:szCs w:val="24"/>
        </w:rPr>
      </w:pPr>
      <w:ins w:id="71" w:author="Myron Steeves" w:date="2020-05-23T14:08:00Z">
        <w:r>
          <w:rPr>
            <w:rFonts w:ascii="Bookman Old Style" w:eastAsia="Bookman Old Style" w:hAnsi="Bookman Old Style" w:cs="Bookman Old Style"/>
            <w:sz w:val="24"/>
            <w:szCs w:val="24"/>
          </w:rPr>
          <w:t>Policy book</w:t>
        </w:r>
      </w:ins>
    </w:p>
    <w:p w14:paraId="7DDEA884" w14:textId="3295B43E" w:rsidR="007332D9" w:rsidRDefault="007332D9" w:rsidP="00FF5FE1">
      <w:pPr>
        <w:pStyle w:val="ListParagraph"/>
        <w:numPr>
          <w:ilvl w:val="0"/>
          <w:numId w:val="15"/>
        </w:numPr>
        <w:rPr>
          <w:ins w:id="72" w:author="Myron Steeves" w:date="2020-05-23T14:20:00Z"/>
          <w:rFonts w:ascii="Bookman Old Style" w:eastAsia="Bookman Old Style" w:hAnsi="Bookman Old Style" w:cs="Bookman Old Style"/>
          <w:sz w:val="24"/>
          <w:szCs w:val="24"/>
        </w:rPr>
      </w:pPr>
      <w:ins w:id="73" w:author="Myron Steeves" w:date="2020-05-23T14:21:00Z">
        <w:r>
          <w:rPr>
            <w:rFonts w:ascii="Bookman Old Style" w:eastAsia="Bookman Old Style" w:hAnsi="Bookman Old Style" w:cs="Bookman Old Style"/>
            <w:sz w:val="24"/>
            <w:szCs w:val="24"/>
          </w:rPr>
          <w:t>Conflict of i</w:t>
        </w:r>
      </w:ins>
      <w:ins w:id="74" w:author="Myron Steeves" w:date="2020-05-23T14:22:00Z">
        <w:r>
          <w:rPr>
            <w:rFonts w:ascii="Bookman Old Style" w:eastAsia="Bookman Old Style" w:hAnsi="Bookman Old Style" w:cs="Bookman Old Style"/>
            <w:sz w:val="24"/>
            <w:szCs w:val="24"/>
          </w:rPr>
          <w:t>nterest policy</w:t>
        </w:r>
      </w:ins>
    </w:p>
    <w:p w14:paraId="0ED4BB09" w14:textId="101AF5A7" w:rsidR="007332D9" w:rsidRDefault="007332D9" w:rsidP="00FF5FE1">
      <w:pPr>
        <w:pStyle w:val="ListParagraph"/>
        <w:numPr>
          <w:ilvl w:val="0"/>
          <w:numId w:val="15"/>
        </w:numPr>
        <w:rPr>
          <w:ins w:id="75" w:author="Myron Steeves" w:date="2020-05-23T14:09:00Z"/>
          <w:rFonts w:ascii="Bookman Old Style" w:eastAsia="Bookman Old Style" w:hAnsi="Bookman Old Style" w:cs="Bookman Old Style"/>
          <w:sz w:val="24"/>
          <w:szCs w:val="24"/>
        </w:rPr>
      </w:pPr>
      <w:ins w:id="76" w:author="Myron Steeves" w:date="2020-05-23T14:20:00Z">
        <w:r>
          <w:rPr>
            <w:rFonts w:ascii="Bookman Old Style" w:eastAsia="Bookman Old Style" w:hAnsi="Bookman Old Style" w:cs="Bookman Old Style"/>
            <w:sz w:val="24"/>
            <w:szCs w:val="24"/>
          </w:rPr>
          <w:t>Corporate calendar for setting agendas</w:t>
        </w:r>
      </w:ins>
    </w:p>
    <w:p w14:paraId="49974497" w14:textId="77777777" w:rsidR="005D2A63" w:rsidRDefault="00D36A16" w:rsidP="00FF5FE1">
      <w:pPr>
        <w:pStyle w:val="ListParagraph"/>
        <w:numPr>
          <w:ilvl w:val="0"/>
          <w:numId w:val="15"/>
        </w:numPr>
        <w:rPr>
          <w:ins w:id="77" w:author="Myron Steeves" w:date="2020-05-23T14:26:00Z"/>
          <w:rFonts w:ascii="Bookman Old Style" w:eastAsia="Bookman Old Style" w:hAnsi="Bookman Old Style" w:cs="Bookman Old Style"/>
          <w:sz w:val="24"/>
          <w:szCs w:val="24"/>
        </w:rPr>
      </w:pPr>
      <w:ins w:id="78" w:author="Myron Steeves" w:date="2020-05-23T14:09:00Z">
        <w:r>
          <w:rPr>
            <w:rFonts w:ascii="Bookman Old Style" w:eastAsia="Bookman Old Style" w:hAnsi="Bookman Old Style" w:cs="Bookman Old Style"/>
            <w:sz w:val="24"/>
            <w:szCs w:val="24"/>
          </w:rPr>
          <w:t>Wages</w:t>
        </w:r>
      </w:ins>
    </w:p>
    <w:p w14:paraId="5AFA1F6B" w14:textId="200A6A91" w:rsidR="00E51198" w:rsidRPr="00FF5FE1" w:rsidRDefault="005D2A63">
      <w:pPr>
        <w:pStyle w:val="ListParagraph"/>
        <w:numPr>
          <w:ilvl w:val="0"/>
          <w:numId w:val="15"/>
        </w:numPr>
        <w:rPr>
          <w:rFonts w:ascii="Bookman Old Style" w:eastAsia="Bookman Old Style" w:hAnsi="Bookman Old Style" w:cs="Bookman Old Style"/>
          <w:sz w:val="24"/>
          <w:szCs w:val="24"/>
          <w:rPrChange w:id="79" w:author="Myron Steeves" w:date="2020-05-23T14:00:00Z">
            <w:rPr/>
          </w:rPrChange>
        </w:rPr>
        <w:pPrChange w:id="80" w:author="Myron Steeves" w:date="2020-05-23T14:00:00Z">
          <w:pPr/>
        </w:pPrChange>
      </w:pPr>
      <w:ins w:id="81" w:author="Myron Steeves" w:date="2020-05-23T14:26:00Z">
        <w:r>
          <w:rPr>
            <w:rFonts w:ascii="Bookman Old Style" w:eastAsia="Bookman Old Style" w:hAnsi="Bookman Old Style" w:cs="Bookman Old Style"/>
            <w:sz w:val="24"/>
            <w:szCs w:val="24"/>
          </w:rPr>
          <w:t>Then go on with what has been covered below</w:t>
        </w:r>
      </w:ins>
      <w:ins w:id="82" w:author="Myron Steeves" w:date="2020-05-23T14:27:00Z">
        <w:r>
          <w:rPr>
            <w:rFonts w:ascii="Bookman Old Style" w:eastAsia="Bookman Old Style" w:hAnsi="Bookman Old Style" w:cs="Bookman Old Style"/>
            <w:sz w:val="24"/>
            <w:szCs w:val="24"/>
          </w:rPr>
          <w:t xml:space="preserve"> list at end of document</w:t>
        </w:r>
      </w:ins>
      <w:r w:rsidR="00E51198" w:rsidRPr="00FF5FE1">
        <w:rPr>
          <w:rFonts w:ascii="Bookman Old Style" w:eastAsia="Bookman Old Style" w:hAnsi="Bookman Old Style" w:cs="Bookman Old Style"/>
          <w:sz w:val="24"/>
          <w:szCs w:val="24"/>
          <w:rPrChange w:id="83" w:author="Myron Steeves" w:date="2020-05-23T14:00:00Z">
            <w:rPr/>
          </w:rPrChange>
        </w:rPr>
        <w:br w:type="page"/>
      </w:r>
    </w:p>
    <w:p w14:paraId="48943479" w14:textId="77777777" w:rsidR="00E51198" w:rsidRPr="00E51198" w:rsidRDefault="00E51198" w:rsidP="00E51198">
      <w:pPr>
        <w:rPr>
          <w:rFonts w:ascii="Bookman Old Style" w:hAnsi="Bookman Old Style"/>
          <w:b/>
          <w:sz w:val="24"/>
        </w:rPr>
      </w:pPr>
      <w:r w:rsidRPr="00E51198">
        <w:rPr>
          <w:rFonts w:ascii="Bookman Old Style" w:hAnsi="Bookman Old Style"/>
          <w:b/>
          <w:sz w:val="24"/>
        </w:rPr>
        <w:lastRenderedPageBreak/>
        <w:t>Chapter 3: The First Board Meeting</w:t>
      </w:r>
    </w:p>
    <w:p w14:paraId="78ADCF4F" w14:textId="77777777" w:rsidR="00E51198" w:rsidRPr="000C62BC" w:rsidRDefault="00E51198" w:rsidP="00E51198">
      <w:pPr>
        <w:spacing w:after="0"/>
        <w:rPr>
          <w:rFonts w:ascii="Bookman Old Style" w:hAnsi="Bookman Old Style"/>
          <w:sz w:val="24"/>
        </w:rPr>
      </w:pPr>
      <w:r w:rsidRPr="000C62BC">
        <w:rPr>
          <w:rFonts w:ascii="Bookman Old Style" w:hAnsi="Bookman Old Style"/>
          <w:sz w:val="24"/>
        </w:rPr>
        <w:t xml:space="preserve">The first meeting of the Board of Directors is an important milestone in the life of a new organization. It not only establishes critical business functions such as electing officers and adopting bylaws, but it sets the tone for all future gatherings of the board.  The first meeting is an opportunity to establish good habits of best business practice that the organization will carry with it throughout its life. At the first meeting, the board will establish the basic structure of the organization, and provide for many of the practical and logistical needs the entity will face. </w:t>
      </w:r>
    </w:p>
    <w:p w14:paraId="3EF7033C" w14:textId="77777777" w:rsidR="00E51198" w:rsidRPr="000C62BC" w:rsidRDefault="00E51198" w:rsidP="00E51198">
      <w:pPr>
        <w:spacing w:after="0"/>
        <w:rPr>
          <w:rFonts w:ascii="Bookman Old Style" w:hAnsi="Bookman Old Style"/>
          <w:sz w:val="24"/>
        </w:rPr>
      </w:pPr>
    </w:p>
    <w:p w14:paraId="2543E040" w14:textId="77777777" w:rsidR="00E51198" w:rsidRDefault="00E51198" w:rsidP="00E51198">
      <w:pPr>
        <w:spacing w:after="0"/>
        <w:rPr>
          <w:rFonts w:ascii="Bookman Old Style" w:hAnsi="Bookman Old Style"/>
          <w:i/>
          <w:sz w:val="24"/>
        </w:rPr>
      </w:pPr>
      <w:r w:rsidRPr="000C62BC">
        <w:rPr>
          <w:rFonts w:ascii="Bookman Old Style" w:hAnsi="Bookman Old Style"/>
          <w:i/>
          <w:sz w:val="24"/>
        </w:rPr>
        <w:t>Who is on the board?</w:t>
      </w:r>
    </w:p>
    <w:p w14:paraId="37FECDB8" w14:textId="77777777" w:rsidR="00CC4A00" w:rsidRPr="000C62BC" w:rsidRDefault="00CC4A00" w:rsidP="00E51198">
      <w:pPr>
        <w:spacing w:after="0"/>
        <w:rPr>
          <w:rFonts w:ascii="Bookman Old Style" w:hAnsi="Bookman Old Style"/>
          <w:i/>
          <w:sz w:val="24"/>
        </w:rPr>
      </w:pPr>
    </w:p>
    <w:p w14:paraId="4526D6D9" w14:textId="77777777" w:rsidR="00E51198" w:rsidRPr="000C62BC" w:rsidRDefault="00E51198" w:rsidP="00E51198">
      <w:pPr>
        <w:spacing w:after="0"/>
        <w:rPr>
          <w:rFonts w:ascii="Bookman Old Style" w:hAnsi="Bookman Old Style"/>
          <w:sz w:val="24"/>
        </w:rPr>
      </w:pPr>
      <w:r w:rsidRPr="000C62BC">
        <w:rPr>
          <w:rFonts w:ascii="Bookman Old Style" w:hAnsi="Bookman Old Style"/>
          <w:sz w:val="24"/>
        </w:rPr>
        <w:t xml:space="preserve">The most important item of business to be covered at the initial board meeting is to formally establish who the directors are. There is often confusion about the process by which the initial directors are appointed to the board. This is routinely done through action by the organization’s incorporator. Action by the incorporator is the bridge between the formal beginning of the organization which occurs at the time the Articles of Incorporation are filed with the Secretary of State, and the time of the first meeting of the board of directors. The incorporator has the legal authority to appoint the initial directors, as well as to adopt a set of bylaws which can later be amended by the board. Once the board of directors is formed, the authority of the incorporator to act on behalf of the organization ceases and all authority resides with the board of directors. </w:t>
      </w:r>
    </w:p>
    <w:p w14:paraId="7E0D15D9" w14:textId="77777777" w:rsidR="00E51198" w:rsidRPr="000C62BC" w:rsidRDefault="00E51198" w:rsidP="00E51198">
      <w:pPr>
        <w:spacing w:after="0"/>
        <w:rPr>
          <w:rFonts w:ascii="Bookman Old Style" w:hAnsi="Bookman Old Style"/>
          <w:sz w:val="24"/>
        </w:rPr>
      </w:pPr>
    </w:p>
    <w:p w14:paraId="570C2FEC" w14:textId="77777777" w:rsidR="00E51198" w:rsidRPr="000C62BC" w:rsidRDefault="00E51198" w:rsidP="00E51198">
      <w:pPr>
        <w:spacing w:after="0"/>
        <w:rPr>
          <w:rFonts w:ascii="Bookman Old Style" w:hAnsi="Bookman Old Style"/>
          <w:sz w:val="24"/>
        </w:rPr>
      </w:pPr>
      <w:r w:rsidRPr="000C62BC">
        <w:rPr>
          <w:rFonts w:ascii="Bookman Old Style" w:hAnsi="Bookman Old Style"/>
          <w:sz w:val="24"/>
        </w:rPr>
        <w:t xml:space="preserve">The second most important item of business to be covered is to establish the terms for which each director is appointed. This is a matter set forth in the bylaws adopted by the incorporator. It is fairly routine for directors to serve three-year terms, with one third of the board up for re-election at each annual meeting. However, the terms of office will be defined in the bylaws, and it is important that the initial directors are appointed to terms which follow the bylaws, whatever those terms may be. </w:t>
      </w:r>
    </w:p>
    <w:p w14:paraId="099767F3" w14:textId="77777777" w:rsidR="00E51198" w:rsidRPr="000C62BC" w:rsidRDefault="00E51198" w:rsidP="00E51198">
      <w:pPr>
        <w:spacing w:after="0"/>
        <w:rPr>
          <w:rFonts w:ascii="Bookman Old Style" w:hAnsi="Bookman Old Style"/>
          <w:sz w:val="24"/>
        </w:rPr>
      </w:pPr>
    </w:p>
    <w:p w14:paraId="107B8862" w14:textId="77777777" w:rsidR="00E51198" w:rsidRPr="000C62BC" w:rsidRDefault="00E51198" w:rsidP="00E51198">
      <w:pPr>
        <w:spacing w:after="0"/>
        <w:rPr>
          <w:rFonts w:ascii="Bookman Old Style" w:hAnsi="Bookman Old Style"/>
          <w:sz w:val="24"/>
        </w:rPr>
      </w:pPr>
      <w:r w:rsidRPr="000C62BC">
        <w:rPr>
          <w:rFonts w:ascii="Bookman Old Style" w:hAnsi="Bookman Old Style"/>
          <w:sz w:val="24"/>
        </w:rPr>
        <w:t xml:space="preserve">There is huge risk to the organization, and to the individual directors, in not knowing who is on the board at any given time. The authority of the board of directors is ultimate and binding, but it only has that authority when the board acts collectively. The board cannot act collectively without knowing who its members are. Further, the actions of the board are invalid if the decisions are made by individuals who do not have the authority as elected or appointed directors to make those decisions. </w:t>
      </w:r>
    </w:p>
    <w:p w14:paraId="6E2BC66E" w14:textId="77777777" w:rsidR="00E51198" w:rsidRPr="000C62BC" w:rsidRDefault="00E51198" w:rsidP="00E51198">
      <w:pPr>
        <w:spacing w:after="0"/>
        <w:rPr>
          <w:rFonts w:ascii="Bookman Old Style" w:hAnsi="Bookman Old Style"/>
          <w:sz w:val="24"/>
        </w:rPr>
      </w:pPr>
    </w:p>
    <w:p w14:paraId="206857F5" w14:textId="77777777" w:rsidR="00E51198" w:rsidRPr="000C62BC" w:rsidRDefault="00E51198" w:rsidP="00E51198">
      <w:pPr>
        <w:spacing w:after="0"/>
        <w:rPr>
          <w:rFonts w:ascii="Bookman Old Style" w:hAnsi="Bookman Old Style"/>
          <w:i/>
          <w:sz w:val="24"/>
        </w:rPr>
      </w:pPr>
      <w:r w:rsidRPr="000C62BC">
        <w:rPr>
          <w:rFonts w:ascii="Bookman Old Style" w:hAnsi="Bookman Old Style"/>
          <w:i/>
          <w:sz w:val="24"/>
        </w:rPr>
        <w:t>What does the board need to get done?</w:t>
      </w:r>
    </w:p>
    <w:p w14:paraId="5E031E5B" w14:textId="77777777" w:rsidR="00E51198" w:rsidRPr="000C62BC" w:rsidRDefault="00E51198" w:rsidP="00E51198">
      <w:pPr>
        <w:spacing w:after="0"/>
        <w:rPr>
          <w:rFonts w:ascii="Bookman Old Style" w:hAnsi="Bookman Old Style"/>
          <w:sz w:val="24"/>
        </w:rPr>
      </w:pPr>
      <w:r w:rsidRPr="000C62BC">
        <w:rPr>
          <w:rFonts w:ascii="Bookman Old Style" w:hAnsi="Bookman Old Style"/>
          <w:sz w:val="24"/>
        </w:rPr>
        <w:lastRenderedPageBreak/>
        <w:t>There are several items of business that need to be covered at the first meeting. To keep the meeting running smoothly, the first act the board ought to take is to elect a chairperson for the meeting and a secretary for the meeting. This way, there is someone advancing the meeting agenda and ensuring the important items of business are covered, and there is someone keeping minutes for the corporate records.</w:t>
      </w:r>
    </w:p>
    <w:p w14:paraId="38B0666C" w14:textId="77777777" w:rsidR="00E51198" w:rsidRPr="000C62BC" w:rsidRDefault="00E51198" w:rsidP="00E51198">
      <w:pPr>
        <w:spacing w:after="0"/>
        <w:rPr>
          <w:rFonts w:ascii="Bookman Old Style" w:hAnsi="Bookman Old Style"/>
          <w:sz w:val="24"/>
        </w:rPr>
      </w:pPr>
    </w:p>
    <w:p w14:paraId="6255FD25" w14:textId="77777777" w:rsidR="00E51198" w:rsidRPr="000C62BC" w:rsidRDefault="00E51198" w:rsidP="00E51198">
      <w:pPr>
        <w:spacing w:after="0"/>
        <w:rPr>
          <w:rFonts w:ascii="Bookman Old Style" w:hAnsi="Bookman Old Style"/>
          <w:sz w:val="24"/>
        </w:rPr>
      </w:pPr>
      <w:r w:rsidRPr="000C62BC">
        <w:rPr>
          <w:rFonts w:ascii="Bookman Old Style" w:hAnsi="Bookman Old Style"/>
          <w:sz w:val="24"/>
        </w:rPr>
        <w:t xml:space="preserve">This is a good opportunity to briefly discuss minute-taking as it can be daunting for those who have never done it before. There is a trend in nonprofit organizations to have minutes which detail every discussion held at a board meeting. This is painstaking and unnecessary. Meeting minutes should provide a summary of the </w:t>
      </w:r>
      <w:r w:rsidRPr="000C62BC">
        <w:rPr>
          <w:rFonts w:ascii="Bookman Old Style" w:hAnsi="Bookman Old Style"/>
          <w:i/>
          <w:sz w:val="24"/>
        </w:rPr>
        <w:t>decisions</w:t>
      </w:r>
      <w:r w:rsidRPr="000C62BC">
        <w:rPr>
          <w:rFonts w:ascii="Bookman Old Style" w:hAnsi="Bookman Old Style"/>
          <w:sz w:val="24"/>
        </w:rPr>
        <w:t xml:space="preserve"> made by the board, not necessarily the </w:t>
      </w:r>
      <w:r w:rsidRPr="000C62BC">
        <w:rPr>
          <w:rFonts w:ascii="Bookman Old Style" w:hAnsi="Bookman Old Style"/>
          <w:i/>
          <w:sz w:val="24"/>
        </w:rPr>
        <w:t>discussions</w:t>
      </w:r>
      <w:r w:rsidRPr="000C62BC">
        <w:rPr>
          <w:rFonts w:ascii="Bookman Old Style" w:hAnsi="Bookman Old Style"/>
          <w:sz w:val="24"/>
        </w:rPr>
        <w:t xml:space="preserve">. The minutes should list each board member who was present, to formally determine if a quorum has been achieved. They should list each resolution put to a vote and whether that resolution passed or failed. It is not helpful to look back on meeting minutes from years passed and find pages and pages of narrative. What is needed is a resource that can show with absolute clarity what decisions the board voted on and what actions were required as a result of those decisions. </w:t>
      </w:r>
    </w:p>
    <w:p w14:paraId="17DD7253" w14:textId="77777777" w:rsidR="00E51198" w:rsidRPr="000C62BC" w:rsidRDefault="00E51198" w:rsidP="00E51198">
      <w:pPr>
        <w:spacing w:after="0"/>
        <w:rPr>
          <w:rFonts w:ascii="Bookman Old Style" w:hAnsi="Bookman Old Style"/>
          <w:sz w:val="24"/>
        </w:rPr>
      </w:pPr>
    </w:p>
    <w:p w14:paraId="257793A0" w14:textId="77777777" w:rsidR="00E51198" w:rsidRPr="000C62BC" w:rsidRDefault="00E51198" w:rsidP="00E51198">
      <w:pPr>
        <w:spacing w:after="0"/>
        <w:rPr>
          <w:rFonts w:ascii="Bookman Old Style" w:hAnsi="Bookman Old Style"/>
          <w:sz w:val="24"/>
        </w:rPr>
      </w:pPr>
      <w:r w:rsidRPr="000C62BC">
        <w:rPr>
          <w:rFonts w:ascii="Bookman Old Style" w:hAnsi="Bookman Old Style"/>
          <w:sz w:val="24"/>
        </w:rPr>
        <w:t xml:space="preserve">The board also needs to take time to consider who the officers for the organization will be, and elect those positions at the initial meeting. The officer positions that are required by law vary by state, but in California, an organization must have a President, a Treasurer, and a Secretary as well as any other officer positions required in the bylaws. Any person can hold any number of offices except that neither the Treasurer nor the Secretary may serve concurrently as the President. </w:t>
      </w:r>
    </w:p>
    <w:p w14:paraId="776720D0" w14:textId="77777777" w:rsidR="00E51198" w:rsidRPr="000C62BC" w:rsidRDefault="00E51198" w:rsidP="00E51198">
      <w:pPr>
        <w:spacing w:after="0"/>
        <w:rPr>
          <w:rFonts w:ascii="Bookman Old Style" w:hAnsi="Bookman Old Style"/>
          <w:sz w:val="24"/>
        </w:rPr>
      </w:pPr>
    </w:p>
    <w:p w14:paraId="4A62B489" w14:textId="77777777" w:rsidR="00E51198" w:rsidRPr="000C62BC" w:rsidRDefault="00E51198" w:rsidP="00E51198">
      <w:pPr>
        <w:spacing w:after="0"/>
        <w:rPr>
          <w:rFonts w:ascii="Bookman Old Style" w:hAnsi="Bookman Old Style"/>
          <w:sz w:val="24"/>
        </w:rPr>
      </w:pPr>
      <w:r w:rsidRPr="000C62BC">
        <w:rPr>
          <w:rFonts w:ascii="Bookman Old Style" w:hAnsi="Bookman Old Style"/>
          <w:sz w:val="24"/>
        </w:rPr>
        <w:t xml:space="preserve">There tends to be confusion between the positions of directors and officers. This is especially true for organizations just starting out where individuals hold multiple positions within an organization and perhaps serve as both an officer and a director. Allow us to bring some clarity. In a nonprofit organization, ultimate authority rests with the board of directors. They set the strategic plan, cast the vision, and maintain the final decision-making authority. Any and all duties carried out by those under the board (officers, employees, and volunteers) are duties that have been delegated by the board. Underneath the board’s authority comes the officers. The officers are tasked with executing the board’s vision and strategic plan. They manage the daily operations of the organization and report to the board on achievements and setbacks. Underneath the officers are the staff and volunteers who carry out the daily functions which the board has authorized the officers to oversee. Nothing falls </w:t>
      </w:r>
      <w:r w:rsidRPr="000C62BC">
        <w:rPr>
          <w:rFonts w:ascii="Bookman Old Style" w:hAnsi="Bookman Old Style"/>
          <w:sz w:val="24"/>
        </w:rPr>
        <w:lastRenderedPageBreak/>
        <w:t xml:space="preserve">outside the scope of the board’s authority, and everyone ultimately reports to the board. </w:t>
      </w:r>
    </w:p>
    <w:p w14:paraId="47B4D80A" w14:textId="77777777" w:rsidR="00E51198" w:rsidRPr="000C62BC" w:rsidRDefault="00E51198" w:rsidP="00E51198">
      <w:pPr>
        <w:spacing w:after="0"/>
        <w:rPr>
          <w:rFonts w:ascii="Bookman Old Style" w:hAnsi="Bookman Old Style"/>
          <w:sz w:val="24"/>
        </w:rPr>
      </w:pPr>
    </w:p>
    <w:p w14:paraId="7FD0E387" w14:textId="77777777" w:rsidR="00E51198" w:rsidRDefault="00E51198" w:rsidP="00E51198">
      <w:pPr>
        <w:spacing w:after="0"/>
        <w:rPr>
          <w:rFonts w:ascii="Bookman Old Style" w:hAnsi="Bookman Old Style"/>
          <w:sz w:val="24"/>
        </w:rPr>
      </w:pPr>
      <w:r w:rsidRPr="000C62BC">
        <w:rPr>
          <w:rFonts w:ascii="Bookman Old Style" w:hAnsi="Bookman Old Style"/>
          <w:sz w:val="24"/>
        </w:rPr>
        <w:t xml:space="preserve">At the time the board elects its officers, it should also make a determination regarding each officer’s salary, if any salary is to be paid. Decisions regarding compensation arrangements need to be in writing, and they must be made only by the disinterested members of the board. This becomes tricky in organizations where the officers and the directors are the same individuals. But, in order to avoid a conflict of interest, all compensation arrangements must be made only by those who do not have an interest in the outcome. These decisions should be document in the minutes so there is no ambiguity. </w:t>
      </w:r>
    </w:p>
    <w:p w14:paraId="0BB5A177" w14:textId="77777777" w:rsidR="00E51198" w:rsidRDefault="00E51198" w:rsidP="00E51198">
      <w:pPr>
        <w:spacing w:after="0"/>
        <w:rPr>
          <w:rFonts w:ascii="Bookman Old Style" w:hAnsi="Bookman Old Style"/>
          <w:sz w:val="24"/>
        </w:rPr>
      </w:pPr>
    </w:p>
    <w:p w14:paraId="5200099A" w14:textId="77777777" w:rsidR="00E51198" w:rsidRPr="000C62BC" w:rsidRDefault="00E51198" w:rsidP="00E51198">
      <w:pPr>
        <w:spacing w:after="0"/>
        <w:rPr>
          <w:rFonts w:ascii="Bookman Old Style" w:hAnsi="Bookman Old Style"/>
          <w:sz w:val="24"/>
        </w:rPr>
      </w:pPr>
    </w:p>
    <w:p w14:paraId="667D3BB3" w14:textId="77777777" w:rsidR="00E51198" w:rsidRPr="000C62BC" w:rsidRDefault="00E51198" w:rsidP="00E51198">
      <w:pPr>
        <w:spacing w:after="0"/>
        <w:rPr>
          <w:rFonts w:ascii="Bookman Old Style" w:hAnsi="Bookman Old Style"/>
          <w:sz w:val="24"/>
        </w:rPr>
      </w:pPr>
      <w:r w:rsidRPr="000C62BC">
        <w:rPr>
          <w:rFonts w:ascii="Bookman Old Style" w:hAnsi="Bookman Old Style"/>
          <w:sz w:val="24"/>
        </w:rPr>
        <w:t xml:space="preserve">We have mentioned the bylaws several times here, but have yet to discuss them at length. Bylaws are the rules that govern how the organization will operate. They dictate things like </w:t>
      </w:r>
      <w:r>
        <w:rPr>
          <w:rFonts w:ascii="Bookman Old Style" w:hAnsi="Bookman Old Style"/>
          <w:sz w:val="24"/>
        </w:rPr>
        <w:t xml:space="preserve">what is the fiscal year, </w:t>
      </w:r>
      <w:r w:rsidRPr="000C62BC">
        <w:rPr>
          <w:rFonts w:ascii="Bookman Old Style" w:hAnsi="Bookman Old Style"/>
          <w:sz w:val="24"/>
        </w:rPr>
        <w:t xml:space="preserve">how large the board of directors is, how frequently the board meets, what officer positions exist, if there are or aren’t members with voting rights in the organization, and how insurance and indemnification are handled. Typically, </w:t>
      </w:r>
      <w:del w:id="84" w:author="Kelli Marsh" w:date="2018-08-07T10:27:00Z">
        <w:r w:rsidRPr="000C62BC" w:rsidDel="00043C88">
          <w:rPr>
            <w:rFonts w:ascii="Bookman Old Style" w:hAnsi="Bookman Old Style"/>
            <w:sz w:val="24"/>
          </w:rPr>
          <w:delText xml:space="preserve">the </w:delText>
        </w:r>
      </w:del>
      <w:r w:rsidRPr="000C62BC">
        <w:rPr>
          <w:rFonts w:ascii="Bookman Old Style" w:hAnsi="Bookman Old Style"/>
          <w:sz w:val="24"/>
        </w:rPr>
        <w:t xml:space="preserve">by </w:t>
      </w:r>
      <w:ins w:id="85" w:author="Kelli Marsh" w:date="2018-08-07T10:27:00Z">
        <w:r w:rsidR="00043C88">
          <w:rPr>
            <w:rFonts w:ascii="Bookman Old Style" w:hAnsi="Bookman Old Style"/>
            <w:sz w:val="24"/>
          </w:rPr>
          <w:t xml:space="preserve">the </w:t>
        </w:r>
      </w:ins>
      <w:r w:rsidRPr="000C62BC">
        <w:rPr>
          <w:rFonts w:ascii="Bookman Old Style" w:hAnsi="Bookman Old Style"/>
          <w:sz w:val="24"/>
        </w:rPr>
        <w:t xml:space="preserve">time the board holds their first meeting, the incorporator will have adopted a preliminary set of bylaws. This preliminary set can be amended in any way the board sees fit or they can be ratified in whole at the initial meeting. </w:t>
      </w:r>
    </w:p>
    <w:p w14:paraId="6D682B4D" w14:textId="77777777" w:rsidR="00E51198" w:rsidRPr="000C62BC" w:rsidRDefault="00E51198" w:rsidP="00E51198">
      <w:pPr>
        <w:spacing w:after="0"/>
        <w:rPr>
          <w:rFonts w:ascii="Bookman Old Style" w:hAnsi="Bookman Old Style"/>
          <w:sz w:val="24"/>
        </w:rPr>
      </w:pPr>
    </w:p>
    <w:p w14:paraId="50520AAE" w14:textId="77777777" w:rsidR="00E51198" w:rsidRPr="000C62BC" w:rsidRDefault="00E51198" w:rsidP="00E51198">
      <w:pPr>
        <w:spacing w:after="0"/>
        <w:rPr>
          <w:rFonts w:ascii="Bookman Old Style" w:hAnsi="Bookman Old Style"/>
          <w:sz w:val="24"/>
        </w:rPr>
      </w:pPr>
      <w:r w:rsidRPr="000C62BC">
        <w:rPr>
          <w:rFonts w:ascii="Bookman Old Style" w:hAnsi="Bookman Old Style"/>
          <w:sz w:val="24"/>
        </w:rPr>
        <w:t>Bylaws, while they are hugely important to follow</w:t>
      </w:r>
      <w:r>
        <w:rPr>
          <w:rFonts w:ascii="Bookman Old Style" w:hAnsi="Bookman Old Style"/>
          <w:sz w:val="24"/>
        </w:rPr>
        <w:t>,</w:t>
      </w:r>
      <w:r w:rsidRPr="000C62BC">
        <w:rPr>
          <w:rFonts w:ascii="Bookman Old Style" w:hAnsi="Bookman Old Style"/>
          <w:sz w:val="24"/>
        </w:rPr>
        <w:t xml:space="preserve"> are not something which the board should</w:t>
      </w:r>
      <w:r>
        <w:rPr>
          <w:rFonts w:ascii="Bookman Old Style" w:hAnsi="Bookman Old Style"/>
          <w:sz w:val="24"/>
        </w:rPr>
        <w:t xml:space="preserve"> spend hours fretting over. Bylaws – when drafted correctly– provide a workable structure for the organization to follow that is practical and accessible. Too many organizations waste time during the early days splitting hairs over the provisions in the bylaws without realizing that the bylaws are easily amendable. Organizational needs and practices develop over time, and the bylaws can and should be amended to keep pace with those developments. </w:t>
      </w:r>
    </w:p>
    <w:p w14:paraId="767089A7" w14:textId="77777777" w:rsidR="00E51198" w:rsidRPr="000C62BC" w:rsidRDefault="00E51198" w:rsidP="00E51198">
      <w:pPr>
        <w:spacing w:after="0"/>
        <w:rPr>
          <w:rFonts w:ascii="Bookman Old Style" w:hAnsi="Bookman Old Style"/>
          <w:sz w:val="24"/>
        </w:rPr>
      </w:pPr>
    </w:p>
    <w:p w14:paraId="565DC0B4" w14:textId="77777777" w:rsidR="00E51198" w:rsidRDefault="00E51198" w:rsidP="00E51198">
      <w:pPr>
        <w:spacing w:after="0"/>
        <w:rPr>
          <w:rFonts w:ascii="Bookman Old Style" w:hAnsi="Bookman Old Style"/>
          <w:sz w:val="24"/>
        </w:rPr>
      </w:pPr>
      <w:r w:rsidRPr="000C62BC">
        <w:rPr>
          <w:rFonts w:ascii="Bookman Old Style" w:hAnsi="Bookman Old Style"/>
          <w:sz w:val="24"/>
        </w:rPr>
        <w:t>There are also several miscellaneous items of business which the board needs to cover at its initial meeting. One of these items is the naming of an agent for service of process. This should be a person residing in the state of incorporation and someone who is responsible to act if the organization is ever served. If the organization has retained legal counsel, the attorney is a good choice to act as the agent for service of process.</w:t>
      </w:r>
    </w:p>
    <w:p w14:paraId="65B6AF1A" w14:textId="77777777" w:rsidR="00E51198" w:rsidRDefault="00E51198" w:rsidP="00E51198">
      <w:pPr>
        <w:spacing w:after="0"/>
        <w:rPr>
          <w:rFonts w:ascii="Bookman Old Style" w:hAnsi="Bookman Old Style"/>
          <w:sz w:val="24"/>
        </w:rPr>
      </w:pPr>
    </w:p>
    <w:p w14:paraId="2C685FFF" w14:textId="77777777" w:rsidR="00E51198" w:rsidRDefault="00E51198" w:rsidP="00E51198">
      <w:pPr>
        <w:spacing w:after="0"/>
        <w:rPr>
          <w:rFonts w:ascii="Bookman Old Style" w:hAnsi="Bookman Old Style"/>
          <w:sz w:val="24"/>
        </w:rPr>
      </w:pPr>
      <w:r>
        <w:rPr>
          <w:rFonts w:ascii="Bookman Old Style" w:hAnsi="Bookman Old Style"/>
          <w:sz w:val="24"/>
        </w:rPr>
        <w:t xml:space="preserve">The board also needs to authorize someone to open any necessary bank accounts and should vote on who will be the authorized signatories. As part of this decision, the board should authorize several individuals who will have check-writing authority. As a matter of financial accountability and </w:t>
      </w:r>
      <w:r>
        <w:rPr>
          <w:rFonts w:ascii="Bookman Old Style" w:hAnsi="Bookman Old Style"/>
          <w:sz w:val="24"/>
        </w:rPr>
        <w:lastRenderedPageBreak/>
        <w:t xml:space="preserve">transparency, the board should consider adopting a policy requiring two signatures on checks above a pre-determined amount and should establish a timeline for regular financial audits. </w:t>
      </w:r>
    </w:p>
    <w:p w14:paraId="3B379486" w14:textId="77777777" w:rsidR="00E51198" w:rsidRDefault="00E51198" w:rsidP="00E51198">
      <w:pPr>
        <w:spacing w:after="0"/>
        <w:rPr>
          <w:rFonts w:ascii="Bookman Old Style" w:hAnsi="Bookman Old Style"/>
          <w:sz w:val="24"/>
        </w:rPr>
      </w:pPr>
    </w:p>
    <w:p w14:paraId="5E49BF2E" w14:textId="77777777" w:rsidR="00E51198" w:rsidRPr="000C62BC" w:rsidRDefault="00E51198" w:rsidP="00E51198">
      <w:pPr>
        <w:spacing w:after="0"/>
        <w:rPr>
          <w:rFonts w:ascii="Bookman Old Style" w:hAnsi="Bookman Old Style"/>
          <w:sz w:val="24"/>
        </w:rPr>
      </w:pPr>
      <w:r>
        <w:rPr>
          <w:rFonts w:ascii="Bookman Old Style" w:hAnsi="Bookman Old Style"/>
          <w:sz w:val="24"/>
        </w:rPr>
        <w:t xml:space="preserve">There is much room in the nonprofit arena for questionable, even fraudulent, activity. The governing agencies have become much more sensitized to these and have begun monitoring for activity which could indicate fraud or malfeasance. One way the governing agencies monitor this is through the federal and state applications for tax exempt status, which we will discuss momentarily. One area of particular concern is conflicts of interest. We mentioned this briefly above in regard to compensation agreements, but nonprofits must also be cautious to avoid self-dealing transactions in other areas as well. Because of the particular need to avoid conflicts of interest, the board should adopt a conflict of interest policy at the initial meeting. This policy should be transmitted to the directors for review prior to the meeting. A well-crafted policy will require annual disclosures of potential conflicts and require signatures of all directors, officers, and key employees. And remember, the only thing worse than having no conflict of interest policy, is having one that you do not follow. </w:t>
      </w:r>
    </w:p>
    <w:p w14:paraId="4E383422" w14:textId="77777777" w:rsidR="00E51198" w:rsidRPr="000C62BC" w:rsidRDefault="00E51198" w:rsidP="00E51198">
      <w:pPr>
        <w:spacing w:after="0"/>
        <w:rPr>
          <w:rFonts w:ascii="Bookman Old Style" w:hAnsi="Bookman Old Style"/>
          <w:sz w:val="24"/>
        </w:rPr>
      </w:pPr>
    </w:p>
    <w:p w14:paraId="5D34CFD2" w14:textId="77777777" w:rsidR="00E51198" w:rsidRDefault="00E51198" w:rsidP="00E51198">
      <w:pPr>
        <w:spacing w:after="0"/>
        <w:rPr>
          <w:rFonts w:ascii="Bookman Old Style" w:hAnsi="Bookman Old Style"/>
          <w:i/>
          <w:sz w:val="24"/>
        </w:rPr>
      </w:pPr>
      <w:r>
        <w:rPr>
          <w:rFonts w:ascii="Bookman Old Style" w:hAnsi="Bookman Old Style"/>
          <w:i/>
          <w:sz w:val="24"/>
        </w:rPr>
        <w:t>Next Steps: Tax Exemption</w:t>
      </w:r>
    </w:p>
    <w:p w14:paraId="4E159277" w14:textId="77777777" w:rsidR="000E53D5" w:rsidRDefault="000E53D5" w:rsidP="00E51198">
      <w:pPr>
        <w:spacing w:after="0"/>
        <w:rPr>
          <w:rFonts w:ascii="Bookman Old Style" w:hAnsi="Bookman Old Style"/>
          <w:i/>
          <w:sz w:val="24"/>
        </w:rPr>
      </w:pPr>
    </w:p>
    <w:p w14:paraId="2CA0BDA4" w14:textId="77777777" w:rsidR="00E51198" w:rsidRDefault="00E51198" w:rsidP="00E51198">
      <w:pPr>
        <w:spacing w:after="0"/>
        <w:rPr>
          <w:rFonts w:ascii="Bookman Old Style" w:hAnsi="Bookman Old Style"/>
          <w:sz w:val="24"/>
        </w:rPr>
      </w:pPr>
      <w:r>
        <w:rPr>
          <w:rFonts w:ascii="Bookman Old Style" w:hAnsi="Bookman Old Style"/>
          <w:sz w:val="24"/>
        </w:rPr>
        <w:t xml:space="preserve">Once the board has set in place all the practical policies needed in order </w:t>
      </w:r>
      <w:ins w:id="86" w:author="Kelli Marsh" w:date="2018-08-07T10:28:00Z">
        <w:r w:rsidR="00043C88">
          <w:rPr>
            <w:rFonts w:ascii="Bookman Old Style" w:hAnsi="Bookman Old Style"/>
            <w:sz w:val="24"/>
          </w:rPr>
          <w:t xml:space="preserve">to </w:t>
        </w:r>
      </w:ins>
      <w:r>
        <w:rPr>
          <w:rFonts w:ascii="Bookman Old Style" w:hAnsi="Bookman Old Style"/>
          <w:sz w:val="24"/>
        </w:rPr>
        <w:t xml:space="preserve">actually operate, it needs to authorize someone to apply for tax exempt status at both the Federal and State levels. Practically speaking, this means retaining a nonprofit attorney to guide the organization through the process. But regardless, this is an act that the board must authorize. </w:t>
      </w:r>
    </w:p>
    <w:p w14:paraId="2D981153" w14:textId="77777777" w:rsidR="00E51198" w:rsidRDefault="00E51198" w:rsidP="00E51198">
      <w:pPr>
        <w:spacing w:after="0"/>
        <w:rPr>
          <w:rFonts w:ascii="Bookman Old Style" w:hAnsi="Bookman Old Style"/>
          <w:sz w:val="24"/>
        </w:rPr>
      </w:pPr>
    </w:p>
    <w:p w14:paraId="3DDD6156" w14:textId="77777777" w:rsidR="00E51198" w:rsidRDefault="00E51198" w:rsidP="00E51198">
      <w:pPr>
        <w:spacing w:after="0"/>
        <w:rPr>
          <w:rFonts w:ascii="Bookman Old Style" w:hAnsi="Bookman Old Style"/>
          <w:sz w:val="24"/>
        </w:rPr>
      </w:pPr>
      <w:r>
        <w:rPr>
          <w:rFonts w:ascii="Bookman Old Style" w:hAnsi="Bookman Old Style"/>
          <w:sz w:val="24"/>
        </w:rPr>
        <w:t xml:space="preserve">Being granted tax exempt status is a significant achievement for nonprofit organizations. But the application process is arduous and requires professional assistance. Tax agencies want to see that applicants have thought through things like their budget and fundraising strategy. They want to be certain that the activities of the organization are, in fact, charitable. They want to be certain that funds will be used in the way the applicant claims and that the charitable purpose is fulfilled. In short, this is where your business plan which we discussed in chapter two becomes invaluable. </w:t>
      </w:r>
    </w:p>
    <w:p w14:paraId="70EC0551" w14:textId="77777777" w:rsidR="000E53D5" w:rsidRDefault="000E53D5" w:rsidP="00E51198">
      <w:pPr>
        <w:spacing w:after="0"/>
        <w:rPr>
          <w:rFonts w:ascii="Bookman Old Style" w:hAnsi="Bookman Old Style"/>
          <w:sz w:val="24"/>
        </w:rPr>
      </w:pPr>
    </w:p>
    <w:p w14:paraId="2994F5E7" w14:textId="77777777" w:rsidR="00E51198" w:rsidRDefault="00E51198" w:rsidP="00E51198">
      <w:pPr>
        <w:spacing w:after="0"/>
        <w:rPr>
          <w:rFonts w:ascii="Bookman Old Style" w:hAnsi="Bookman Old Style"/>
          <w:sz w:val="24"/>
        </w:rPr>
      </w:pPr>
      <w:r>
        <w:rPr>
          <w:rFonts w:ascii="Bookman Old Style" w:hAnsi="Bookman Old Style"/>
          <w:sz w:val="24"/>
        </w:rPr>
        <w:t xml:space="preserve">There are three main areas of the federal application for tax exemption that take up the bulk of the work. The first is the information on the directors and officers. The Internal Revenue Service requires that you provide their names, addresses, and compensation. Additionally, the application requires a biography of each director and officer describing their qualifications, job duties, </w:t>
      </w:r>
      <w:r>
        <w:rPr>
          <w:rFonts w:ascii="Bookman Old Style" w:hAnsi="Bookman Old Style"/>
          <w:sz w:val="24"/>
        </w:rPr>
        <w:lastRenderedPageBreak/>
        <w:t xml:space="preserve">and hours worked. While this is fairly straightforward, it is the single most difficult item to pull together and causes more delays in filing than any other piece of information required. </w:t>
      </w:r>
    </w:p>
    <w:p w14:paraId="52AA73F6" w14:textId="77777777" w:rsidR="00E51198" w:rsidRDefault="00E51198" w:rsidP="00E51198">
      <w:pPr>
        <w:spacing w:after="0"/>
        <w:rPr>
          <w:rFonts w:ascii="Bookman Old Style" w:hAnsi="Bookman Old Style"/>
          <w:sz w:val="24"/>
        </w:rPr>
      </w:pPr>
    </w:p>
    <w:p w14:paraId="702F846C" w14:textId="77777777" w:rsidR="00E51198" w:rsidRDefault="00E51198" w:rsidP="00E51198">
      <w:pPr>
        <w:spacing w:after="0"/>
        <w:rPr>
          <w:rFonts w:ascii="Bookman Old Style" w:hAnsi="Bookman Old Style"/>
          <w:sz w:val="24"/>
        </w:rPr>
      </w:pPr>
      <w:r>
        <w:rPr>
          <w:rFonts w:ascii="Bookman Old Style" w:hAnsi="Bookman Old Style"/>
          <w:sz w:val="24"/>
        </w:rPr>
        <w:t xml:space="preserve">The second big ticket item is a narrative description of the organization’s activities. If for no other reason than to help craft this narrative, a new organization should absolutely prepare a business plan. The IRS asks for painstaking detail about all activities of the organization, down to who will physically be performing the activities, where they will take place, and what percent of overall revenues each activity will require. </w:t>
      </w:r>
    </w:p>
    <w:p w14:paraId="69F81E31" w14:textId="77777777" w:rsidR="00E51198" w:rsidRDefault="00E51198" w:rsidP="00E51198">
      <w:pPr>
        <w:spacing w:after="0"/>
        <w:rPr>
          <w:rFonts w:ascii="Bookman Old Style" w:hAnsi="Bookman Old Style"/>
          <w:sz w:val="24"/>
        </w:rPr>
      </w:pPr>
    </w:p>
    <w:p w14:paraId="6EAB1A7C" w14:textId="77777777" w:rsidR="00E51198" w:rsidRDefault="00E51198" w:rsidP="00E51198">
      <w:pPr>
        <w:spacing w:after="0"/>
        <w:rPr>
          <w:rFonts w:ascii="Bookman Old Style" w:hAnsi="Bookman Old Style"/>
          <w:sz w:val="24"/>
        </w:rPr>
      </w:pPr>
      <w:r>
        <w:rPr>
          <w:rFonts w:ascii="Bookman Old Style" w:hAnsi="Bookman Old Style"/>
          <w:sz w:val="24"/>
        </w:rPr>
        <w:t xml:space="preserve">The third time-consuming item is the proposed budget. New organizations must submit a proposed budget covering the first three years of operations. While this budget is simply a projection and therefore not binding, it does need to demonstrate to the IRS that the applicant has thought through actual operational costs and revenue streams. It should demonstrate that the organization has a sustainable plan for growth and development. </w:t>
      </w:r>
    </w:p>
    <w:p w14:paraId="3523FB56" w14:textId="77777777" w:rsidR="00E51198" w:rsidRDefault="00E51198" w:rsidP="00E51198">
      <w:pPr>
        <w:spacing w:after="0"/>
        <w:rPr>
          <w:rFonts w:ascii="Bookman Old Style" w:hAnsi="Bookman Old Style"/>
          <w:sz w:val="24"/>
        </w:rPr>
      </w:pPr>
    </w:p>
    <w:p w14:paraId="406DE87C" w14:textId="77777777" w:rsidR="00E51198" w:rsidRDefault="00E51198" w:rsidP="00E51198">
      <w:pPr>
        <w:rPr>
          <w:rFonts w:ascii="Bookman Old Style" w:hAnsi="Bookman Old Style"/>
          <w:sz w:val="24"/>
        </w:rPr>
      </w:pPr>
      <w:r>
        <w:rPr>
          <w:rFonts w:ascii="Bookman Old Style" w:hAnsi="Bookman Old Style"/>
          <w:sz w:val="24"/>
        </w:rPr>
        <w:t xml:space="preserve">Once the application is submitted, it will take the IRS several months to process it and issue a determination. In that time, the board can begin its work on the mission, vision, and core values. </w:t>
      </w:r>
    </w:p>
    <w:p w14:paraId="537CB982" w14:textId="42E0502E" w:rsidR="0090656F" w:rsidRPr="00395846" w:rsidRDefault="0090656F" w:rsidP="00E51198">
      <w:pPr>
        <w:rPr>
          <w:rFonts w:ascii="Bookman Old Style" w:hAnsi="Bookman Old Style"/>
          <w:sz w:val="24"/>
        </w:rPr>
      </w:pPr>
      <w:r>
        <w:rPr>
          <w:rFonts w:ascii="Bookman Old Style" w:hAnsi="Bookman Old Style"/>
          <w:sz w:val="24"/>
        </w:rPr>
        <w:t xml:space="preserve">We need a new chapter, before the current chapter 3, which addresses plans in advance of the first board meeting. The content should cover: Setting an agenda. Part of this should involve </w:t>
      </w:r>
      <w:r w:rsidR="00BD6754">
        <w:rPr>
          <w:rFonts w:ascii="Bookman Old Style" w:hAnsi="Bookman Old Style"/>
          <w:sz w:val="24"/>
        </w:rPr>
        <w:t>determining how many items from the list below can be covered at the first board meeting. We could recommend covering the first 16 items in the first two months. Many of these can be prepared ahead of time, a</w:t>
      </w:r>
      <w:ins w:id="87" w:author="Myron Steeves" w:date="2020-05-23T13:47:00Z">
        <w:r w:rsidR="00D66078">
          <w:rPr>
            <w:rFonts w:ascii="Bookman Old Style" w:hAnsi="Bookman Old Style"/>
            <w:sz w:val="24"/>
          </w:rPr>
          <w:t>s</w:t>
        </w:r>
      </w:ins>
      <w:r w:rsidR="00BD6754">
        <w:rPr>
          <w:rFonts w:ascii="Bookman Old Style" w:hAnsi="Bookman Old Style"/>
          <w:sz w:val="24"/>
        </w:rPr>
        <w:t xml:space="preserve"> they are unlikely to be controversial. If the board will meet monthly, which is not a bad idea for the first four months, it could split these items into eight the first month and eight the second month. If the board is only meeting once every two months, then all 16 need to be addressed. If only once each quarter, make plans for a video meeting to approve the 1023 after it is prepared following the first meeting. </w:t>
      </w:r>
    </w:p>
    <w:p w14:paraId="72E58F9C"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b/>
          <w:bCs/>
          <w:color w:val="222222"/>
          <w:sz w:val="28"/>
          <w:szCs w:val="28"/>
        </w:rPr>
        <w:t>Task One: Present the Vision</w:t>
      </w:r>
    </w:p>
    <w:p w14:paraId="6BC33646"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t>It is important for the members of the board to understand the founder's vision from the beginning. Each board member needs to find a compromise between yielding to the founder’s vision, since that vision is the whole point of the organization operating, and using independent judgment as an excuse for trying to make the organization operate as if each director was creating the organization himself or herself. So, the founder needs to cast the vision right from the very first meeting.</w:t>
      </w:r>
    </w:p>
    <w:p w14:paraId="3B061D22"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lastRenderedPageBreak/>
        <w:t>The new directors should be brought into the vision right from the start. They will have had the business plan distributed to them in advance, and they should all be familiar with it. So, the founder can get the board functioning well from the beginning by making a very brief—no more than five minutes—summary of why the organization was founded, and what it will accomplish. Afterwards, the founder should introduce each member of the board to each other, explaining what skills that member brings to the board, followed by discussion from each director that lets all the others know their background, interests and experience in the work of the new charity. Getting the board members comfortable with each other is a critical part of building trust, which is vital to a good start.</w:t>
      </w:r>
    </w:p>
    <w:p w14:paraId="74986502"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t>Once introductions are done, the founder should give a longer discussion of the purpose of the organization. It is important </w:t>
      </w:r>
      <w:r w:rsidRPr="00966414">
        <w:rPr>
          <w:rFonts w:ascii="Bookman Old Style" w:eastAsia="Times New Roman" w:hAnsi="Bookman Old Style" w:cs="Calibri"/>
          <w:i/>
          <w:iCs/>
          <w:color w:val="222222"/>
          <w:sz w:val="24"/>
          <w:szCs w:val="24"/>
        </w:rPr>
        <w:t>not</w:t>
      </w:r>
      <w:r w:rsidRPr="00966414">
        <w:rPr>
          <w:rFonts w:ascii="Bookman Old Style" w:eastAsia="Times New Roman" w:hAnsi="Bookman Old Style" w:cs="Calibri"/>
          <w:color w:val="222222"/>
          <w:sz w:val="24"/>
          <w:szCs w:val="24"/>
        </w:rPr>
        <w:t> to just summarize the business plan. If the founder only summarizes the plan, it communicates to the board that they do not need to read the materials sent in advance. The initial summary should move the project forward. It is a time to explain matters that could not be fully fleshed out in the business plan, provide further illustrations of the needs, and point out clearly what the challenges will be.</w:t>
      </w:r>
    </w:p>
    <w:p w14:paraId="1567FEC2"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t>This presentation should transition to interaction with the board. The members should be invited to raise questions about matters they do not fully understand, provide clarity to aspects that might be confusing, and to discuss how to smoothly make a successful transition from idea to action. If board members have reservations about aspects of the work, those should be addressed in a thorough, but positive, manner.</w:t>
      </w:r>
    </w:p>
    <w:p w14:paraId="51A503DC"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t>This task may take some time, even the first hour. But, it is one of the most important accomplishments for the new organization. Once you know that each board member understands and supports the vision (after addressing legitimate concerns), this task will be completed.</w:t>
      </w:r>
    </w:p>
    <w:p w14:paraId="4291EF48"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b/>
          <w:bCs/>
          <w:color w:val="222222"/>
          <w:sz w:val="28"/>
          <w:szCs w:val="28"/>
        </w:rPr>
        <w:t>Task Two: Approve the Articles of Incorporation</w:t>
      </w:r>
    </w:p>
    <w:p w14:paraId="73956742"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t>The Articles of Incorporation are the birth certificate of the new organization. Once the Secretary of State stamps the word “Filed” on the Articles, the organization will know its birthday.</w:t>
      </w:r>
    </w:p>
    <w:p w14:paraId="45A74178"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t>There was a time when the Articles of Incorporation were a big deal. Back in the early years of California’s history, it was not unusual to hire a calligrapher to prepare the Articles, affix a wax seal, and set out grand statements about the organization. In those days, the state government reviewed the articles closely to consider whether the corporation was worthy of approval.</w:t>
      </w:r>
    </w:p>
    <w:p w14:paraId="3C87610D"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t xml:space="preserve">Over the years, less ceremony surrounds the Articles. The Secretary of State now supplies an optional form with check boxes and very short lines for providing information. They can be completed quickly, using very few words. For most organizations, brevity is a good thing. In the line that requires a </w:t>
      </w:r>
      <w:r w:rsidRPr="00966414">
        <w:rPr>
          <w:rFonts w:ascii="Bookman Old Style" w:eastAsia="Times New Roman" w:hAnsi="Bookman Old Style" w:cs="Calibri"/>
          <w:color w:val="222222"/>
          <w:sz w:val="24"/>
          <w:szCs w:val="24"/>
        </w:rPr>
        <w:lastRenderedPageBreak/>
        <w:t>statement of the specific purpose of the organization, not many words need to be used to meet the needs of most organizations. For example, if the organization is going to be a church, the line only needs to read that “the specific purpose of the organization is to be a church.” If it is a charter school, the statement can read that the purpose is to be “a charter school.” If there is no reason to provide more information, then no more should be given.</w:t>
      </w:r>
    </w:p>
    <w:p w14:paraId="30A2FC00"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t>The Articles are not a place to put a slogan, catch phrase, or inspiring vision. It is only to let the public (and the government) know what activities the organization will be pursuing. So, avoid statement of grand visions that include such ideas as “attaining excellence,” or “changing the world” or “being an inspiration to every person we encounter.” At its core, the purpose in the Articles shows the reader why the organization is a charity worthy of tax exemption. Attaining excellence may be charitable, but then again it may not be.  More concrete language is useful here than abstract language.</w:t>
      </w:r>
    </w:p>
    <w:p w14:paraId="77AA6264"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t>There are occasions when an organization might want to provide more information. Articles are difficult to amend when compared with bylaws. So, if the founders do not want the purpose to be easily changed, some of the permanent restrictions can be put in the Articles. This will make it more difficult for the organization to drift from its purpose.  It is not unusual for religious organizations to put their doctrinal statement in the Articles for this very reason. A school that wants to show a commitment to classical education may want to include that distinction in the statement.</w:t>
      </w:r>
    </w:p>
    <w:p w14:paraId="5E8D80BA"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t>Be cautious that too many qualifications can hurt the organization down the road. It cannot operate outside the scope of the purpose in the Articles.  If the Articles state that the purpose is to train troubled teens in Tehama County, the organization cannot serve teens in Plumas County, or 20-year olds, or teens that aren’t troubled.  This can create serious problems down the road. So, stick with a very simple, concrete description of what the organization does, in words that are broad enough to cover the scope planned in the business plan.</w:t>
      </w:r>
    </w:p>
    <w:p w14:paraId="759036B5"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t>Articles can be amended, but it is not always easy to do so. Sticking with something simple and useable for years to come is the best choice.</w:t>
      </w:r>
    </w:p>
    <w:p w14:paraId="388FC779"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t>Ultimately, the Articles will be signed by an individual designated as the incorporator. That sounds like an important role, but it really isn’t. By statute, the incorporator has four powers: filing the Articles, adopting initial bylaws, appointing the initial board, and doing all other things necessary to get the first three tasks done. With that, the incorporator’s work is done.</w:t>
      </w:r>
    </w:p>
    <w:p w14:paraId="7EE44166"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t>Who should be the incorporator? Anyone who can get the job done. It is not really a great honor. It just needs to get finished. In our office, we serve as incorporators for most of our clients because we can do it quickly. Of course, if you really want to see your name on the bottom of the Articles, go ahead and sign them. Your name will pop up anytime someone searches for the Articles.</w:t>
      </w:r>
    </w:p>
    <w:p w14:paraId="15ADDB18" w14:textId="77777777" w:rsidR="00966414" w:rsidRPr="00966414" w:rsidRDefault="00966414" w:rsidP="00966414">
      <w:pPr>
        <w:shd w:val="clear" w:color="auto" w:fill="FFFFFF"/>
        <w:spacing w:line="235" w:lineRule="atLeast"/>
        <w:rPr>
          <w:rFonts w:ascii="Calibri" w:eastAsia="Times New Roman" w:hAnsi="Calibri" w:cs="Calibri"/>
          <w:color w:val="222222"/>
        </w:rPr>
      </w:pPr>
      <w:r w:rsidRPr="00966414">
        <w:rPr>
          <w:rFonts w:ascii="Bookman Old Style" w:eastAsia="Times New Roman" w:hAnsi="Bookman Old Style" w:cs="Calibri"/>
          <w:color w:val="222222"/>
          <w:sz w:val="24"/>
          <w:szCs w:val="24"/>
        </w:rPr>
        <w:lastRenderedPageBreak/>
        <w:t>The role of the board in this task is to review the proposed Articles, and authorize the incorporator to sign and file them.  This can go very quickly. The board very likely will not have a lot to say about who the agent for service of process is, or even the name of the organization. They should make sure the purpose statement is accurate and appropriate, and that may take a few minutes. But this is generally an easy task. Of course, if there is a lot of additional information added to the Articles, it may take a long time to work through the details.</w:t>
      </w:r>
    </w:p>
    <w:p w14:paraId="49BAF711" w14:textId="77777777" w:rsidR="00966414" w:rsidRPr="00966414" w:rsidRDefault="00966414" w:rsidP="00966414">
      <w:pPr>
        <w:spacing w:after="0" w:line="240" w:lineRule="auto"/>
        <w:rPr>
          <w:rFonts w:ascii="Times New Roman" w:eastAsia="Times New Roman" w:hAnsi="Times New Roman" w:cs="Times New Roman"/>
          <w:sz w:val="24"/>
          <w:szCs w:val="24"/>
        </w:rPr>
      </w:pPr>
      <w:r w:rsidRPr="00966414">
        <w:rPr>
          <w:rFonts w:ascii="Bookman Old Style" w:eastAsia="Times New Roman" w:hAnsi="Bookman Old Style" w:cs="Times New Roman"/>
          <w:color w:val="222222"/>
          <w:sz w:val="24"/>
          <w:szCs w:val="24"/>
          <w:shd w:val="clear" w:color="auto" w:fill="FFFFFF"/>
        </w:rPr>
        <w:t>Once the Articles have been finalized, the board considers a motion to approve the Articles and have them filed. We recommend that the final product be reviewed by an attorney who works with nonprofit organizations. Very often we see Articles that have problems which need to be corrected. This ends up costing more in time and money than getting it right the first time. </w:t>
      </w:r>
    </w:p>
    <w:p w14:paraId="24A52EBB" w14:textId="77777777" w:rsidR="00876DB0" w:rsidRDefault="00876DB0" w:rsidP="0C5EEA01">
      <w:pPr>
        <w:rPr>
          <w:rFonts w:ascii="Bookman Old Style" w:eastAsia="Bookman Old Style" w:hAnsi="Bookman Old Style" w:cs="Bookman Old Style"/>
          <w:sz w:val="24"/>
          <w:szCs w:val="24"/>
        </w:rPr>
      </w:pPr>
    </w:p>
    <w:p w14:paraId="6FFE7075" w14:textId="77777777" w:rsidR="007A70A5" w:rsidRPr="007A70A5" w:rsidRDefault="007A70A5" w:rsidP="007A70A5">
      <w:pPr>
        <w:shd w:val="clear" w:color="auto" w:fill="FFFFFF"/>
        <w:spacing w:line="235" w:lineRule="atLeast"/>
        <w:rPr>
          <w:rFonts w:ascii="Calibri" w:eastAsia="Times New Roman" w:hAnsi="Calibri" w:cs="Calibri"/>
          <w:color w:val="222222"/>
        </w:rPr>
      </w:pPr>
      <w:r w:rsidRPr="007A70A5">
        <w:rPr>
          <w:rFonts w:ascii="Bookman Old Style" w:eastAsia="Times New Roman" w:hAnsi="Bookman Old Style" w:cs="Calibri"/>
          <w:b/>
          <w:bCs/>
          <w:color w:val="222222"/>
          <w:sz w:val="28"/>
          <w:szCs w:val="28"/>
        </w:rPr>
        <w:t>Task Three: Review and Approve the Bylaws</w:t>
      </w:r>
    </w:p>
    <w:p w14:paraId="0F2D1F02" w14:textId="77777777" w:rsidR="007A70A5" w:rsidRPr="007A70A5" w:rsidRDefault="007A70A5" w:rsidP="007A70A5">
      <w:pPr>
        <w:shd w:val="clear" w:color="auto" w:fill="FFFFFF"/>
        <w:spacing w:line="235" w:lineRule="atLeast"/>
        <w:rPr>
          <w:rFonts w:ascii="Calibri" w:eastAsia="Times New Roman" w:hAnsi="Calibri" w:cs="Calibri"/>
          <w:color w:val="222222"/>
        </w:rPr>
      </w:pPr>
      <w:r w:rsidRPr="007A70A5">
        <w:rPr>
          <w:rFonts w:ascii="Bookman Old Style" w:eastAsia="Times New Roman" w:hAnsi="Bookman Old Style" w:cs="Calibri"/>
          <w:color w:val="222222"/>
          <w:sz w:val="24"/>
          <w:szCs w:val="24"/>
        </w:rPr>
        <w:t>Bylaws are often misunderstood, and far too often neglected by nonprofit organizations. Although California law requires bylaws, there is only one provision that must be contained in the bylaws—the number of directors on the board. Even this could be avoided if that number is placed in the Articles of Incorporation instead.</w:t>
      </w:r>
    </w:p>
    <w:p w14:paraId="510B55C9" w14:textId="77777777" w:rsidR="007A70A5" w:rsidRPr="007A70A5" w:rsidRDefault="007A70A5" w:rsidP="007A70A5">
      <w:pPr>
        <w:shd w:val="clear" w:color="auto" w:fill="FFFFFF"/>
        <w:spacing w:line="235" w:lineRule="atLeast"/>
        <w:rPr>
          <w:rFonts w:ascii="Calibri" w:eastAsia="Times New Roman" w:hAnsi="Calibri" w:cs="Calibri"/>
          <w:color w:val="222222"/>
        </w:rPr>
      </w:pPr>
      <w:r w:rsidRPr="007A70A5">
        <w:rPr>
          <w:rFonts w:ascii="Bookman Old Style" w:eastAsia="Times New Roman" w:hAnsi="Bookman Old Style" w:cs="Calibri"/>
          <w:color w:val="222222"/>
          <w:sz w:val="24"/>
          <w:szCs w:val="24"/>
        </w:rPr>
        <w:t>Since the Corporations Code requires that there be a bylaw or article provision addressing the number of directors, we will point out one of the most frequent violations of this provision. Sometimes, it is easier on a nonprofit organization if it contains a range for the number of directors, rather than just a single number. That way, if there is a loss of directors who are difficult to replace, or if there are several candidates to be added, this can be done without amending the bylaws.  For example, suppose the bylaws require nine directors. Two resign suddenly, and it is difficult for the organization to find two replacements. No matter how difficult it is, the organization needs to make it a priority to add two directors, since the bylaws require that there be exactly nine.</w:t>
      </w:r>
    </w:p>
    <w:p w14:paraId="3AE6D37E" w14:textId="77777777" w:rsidR="007A70A5" w:rsidRPr="007A70A5" w:rsidRDefault="007A70A5" w:rsidP="007A70A5">
      <w:pPr>
        <w:shd w:val="clear" w:color="auto" w:fill="FFFFFF"/>
        <w:spacing w:line="235" w:lineRule="atLeast"/>
        <w:rPr>
          <w:rFonts w:ascii="Calibri" w:eastAsia="Times New Roman" w:hAnsi="Calibri" w:cs="Calibri"/>
          <w:color w:val="222222"/>
        </w:rPr>
      </w:pPr>
      <w:r w:rsidRPr="007A70A5">
        <w:rPr>
          <w:rFonts w:ascii="Bookman Old Style" w:eastAsia="Times New Roman" w:hAnsi="Bookman Old Style" w:cs="Calibri"/>
          <w:color w:val="222222"/>
          <w:sz w:val="24"/>
          <w:szCs w:val="24"/>
        </w:rPr>
        <w:t>In contrast, if the bylaws require that there be between five and nine directors, then the number of actual directors can vary without the bylaws being violated. There is a catch though. Even though the bylaws may provide a range of directors, the board must determine an exact number of directors within that range. Many organizations fail to do this.  But somewhere in the recent minutes, there must be a resolution by the board setting the exact number of directors.</w:t>
      </w:r>
    </w:p>
    <w:p w14:paraId="444C4996" w14:textId="77777777" w:rsidR="007A70A5" w:rsidRPr="007A70A5" w:rsidRDefault="007A70A5" w:rsidP="007A70A5">
      <w:pPr>
        <w:shd w:val="clear" w:color="auto" w:fill="FFFFFF"/>
        <w:spacing w:line="235" w:lineRule="atLeast"/>
        <w:rPr>
          <w:rFonts w:ascii="Calibri" w:eastAsia="Times New Roman" w:hAnsi="Calibri" w:cs="Calibri"/>
          <w:color w:val="222222"/>
        </w:rPr>
      </w:pPr>
      <w:r w:rsidRPr="007A70A5">
        <w:rPr>
          <w:rFonts w:ascii="Bookman Old Style" w:eastAsia="Times New Roman" w:hAnsi="Bookman Old Style" w:cs="Calibri"/>
          <w:color w:val="222222"/>
          <w:sz w:val="24"/>
          <w:szCs w:val="24"/>
        </w:rPr>
        <w:t xml:space="preserve">Here is how this would play out. The bylaws require a range of five to nine directors. The board passed a resolution requiring eight directors, and there are in fact eight directors. Two resign, and the board does not believe it can replace the two of them in the next few months. The remaining directors need </w:t>
      </w:r>
      <w:r w:rsidRPr="007A70A5">
        <w:rPr>
          <w:rFonts w:ascii="Bookman Old Style" w:eastAsia="Times New Roman" w:hAnsi="Bookman Old Style" w:cs="Calibri"/>
          <w:color w:val="222222"/>
          <w:sz w:val="24"/>
          <w:szCs w:val="24"/>
        </w:rPr>
        <w:lastRenderedPageBreak/>
        <w:t>to pass a resolution reducing the number of authorized directors to six, and maintains this until it is ready to add more directors. When that time comes, the board must pass a resolution increasing the size of the board, and then electing the new directors. The board cannot simply take a position that the number of authorized directors is equal to whatever number of directors happen to be present.</w:t>
      </w:r>
    </w:p>
    <w:p w14:paraId="3DAFDDE7" w14:textId="77777777" w:rsidR="007A70A5" w:rsidRPr="007A70A5" w:rsidRDefault="007A70A5" w:rsidP="007A70A5">
      <w:pPr>
        <w:shd w:val="clear" w:color="auto" w:fill="FFFFFF"/>
        <w:spacing w:line="235" w:lineRule="atLeast"/>
        <w:rPr>
          <w:rFonts w:ascii="Calibri" w:eastAsia="Times New Roman" w:hAnsi="Calibri" w:cs="Calibri"/>
          <w:color w:val="222222"/>
        </w:rPr>
      </w:pPr>
      <w:r w:rsidRPr="007A70A5">
        <w:rPr>
          <w:rFonts w:ascii="Bookman Old Style" w:eastAsia="Times New Roman" w:hAnsi="Bookman Old Style" w:cs="Calibri"/>
          <w:color w:val="222222"/>
          <w:sz w:val="24"/>
          <w:szCs w:val="24"/>
        </w:rPr>
        <w:t>Bylaws are intended to allow an organization to determine how it is going to be organized. Without bylaws, California’s Corporations Code determines how the organization must be governed. Some of the provisions in the Corporations Code are fine, but they can be changed by bylaws. There is a  great deal of flexibility in how these can be adapted to meet the needs of the organization.</w:t>
      </w:r>
    </w:p>
    <w:p w14:paraId="1EE0BBAA" w14:textId="77777777" w:rsidR="007A70A5" w:rsidRPr="007A70A5" w:rsidRDefault="007A70A5" w:rsidP="007A70A5">
      <w:pPr>
        <w:shd w:val="clear" w:color="auto" w:fill="FFFFFF"/>
        <w:spacing w:line="235" w:lineRule="atLeast"/>
        <w:rPr>
          <w:rFonts w:ascii="Calibri" w:eastAsia="Times New Roman" w:hAnsi="Calibri" w:cs="Calibri"/>
          <w:color w:val="222222"/>
        </w:rPr>
      </w:pPr>
      <w:r w:rsidRPr="007A70A5">
        <w:rPr>
          <w:rFonts w:ascii="Bookman Old Style" w:eastAsia="Times New Roman" w:hAnsi="Bookman Old Style" w:cs="Calibri"/>
          <w:color w:val="222222"/>
          <w:sz w:val="24"/>
          <w:szCs w:val="24"/>
        </w:rPr>
        <w:t>Not every nonprofit organization is a membership organization, and nonmember organizations generally have bylaws that are more brief than those of membership organizations. For those with members, the bylaws should set forth all the requirements of members, including how to become a member, the standards for maintaining membership, the rights and duties of members, and how to lose one’s membership.</w:t>
      </w:r>
    </w:p>
    <w:p w14:paraId="2E8C2CF2" w14:textId="77777777" w:rsidR="007A70A5" w:rsidRPr="007A70A5" w:rsidRDefault="007A70A5" w:rsidP="007A70A5">
      <w:pPr>
        <w:shd w:val="clear" w:color="auto" w:fill="FFFFFF"/>
        <w:spacing w:line="235" w:lineRule="atLeast"/>
        <w:rPr>
          <w:rFonts w:ascii="Calibri" w:eastAsia="Times New Roman" w:hAnsi="Calibri" w:cs="Calibri"/>
          <w:color w:val="222222"/>
        </w:rPr>
      </w:pPr>
      <w:r w:rsidRPr="007A70A5">
        <w:rPr>
          <w:rFonts w:ascii="Bookman Old Style" w:eastAsia="Times New Roman" w:hAnsi="Bookman Old Style" w:cs="Calibri"/>
          <w:color w:val="222222"/>
          <w:sz w:val="24"/>
          <w:szCs w:val="24"/>
        </w:rPr>
        <w:t>Many organizations have bylaws that have a lot more information than there needs to be. We recommend having bylaws that are as simple as they can be, but are as complete as needed. There is no need to give the purpose, or the requirements for tax exemption, or the address, or the names of the board members. What is needed is the information that give guidance on how the organization is supposed to operate.</w:t>
      </w:r>
    </w:p>
    <w:p w14:paraId="52A4FEA1" w14:textId="77777777" w:rsidR="007A70A5" w:rsidRPr="007A70A5" w:rsidRDefault="007A70A5" w:rsidP="007A70A5">
      <w:pPr>
        <w:shd w:val="clear" w:color="auto" w:fill="FFFFFF"/>
        <w:spacing w:line="235" w:lineRule="atLeast"/>
        <w:rPr>
          <w:rFonts w:ascii="Calibri" w:eastAsia="Times New Roman" w:hAnsi="Calibri" w:cs="Calibri"/>
          <w:color w:val="222222"/>
        </w:rPr>
      </w:pPr>
      <w:r w:rsidRPr="007A70A5">
        <w:rPr>
          <w:rFonts w:ascii="Bookman Old Style" w:eastAsia="Times New Roman" w:hAnsi="Bookman Old Style" w:cs="Calibri"/>
          <w:color w:val="222222"/>
          <w:sz w:val="24"/>
          <w:szCs w:val="24"/>
        </w:rPr>
        <w:t>We recommend that bylaws state how long the directors’ terms are, how the directors are elected, how often the board meets, how notice is given for meetings, what officers the organization has, how they are chosen, and what their duties are, and they should also address insurance and indemnification. Finally, the bylaws should state how they can be amended.</w:t>
      </w:r>
    </w:p>
    <w:p w14:paraId="1EC9419A" w14:textId="77777777" w:rsidR="007A70A5" w:rsidRPr="007A70A5" w:rsidRDefault="007A70A5" w:rsidP="007A70A5">
      <w:pPr>
        <w:shd w:val="clear" w:color="auto" w:fill="FFFFFF"/>
        <w:spacing w:line="235" w:lineRule="atLeast"/>
        <w:rPr>
          <w:rFonts w:ascii="Calibri" w:eastAsia="Times New Roman" w:hAnsi="Calibri" w:cs="Calibri"/>
          <w:color w:val="222222"/>
        </w:rPr>
      </w:pPr>
      <w:r w:rsidRPr="007A70A5">
        <w:rPr>
          <w:rFonts w:ascii="Bookman Old Style" w:eastAsia="Times New Roman" w:hAnsi="Bookman Old Style" w:cs="Calibri"/>
          <w:color w:val="222222"/>
          <w:sz w:val="24"/>
          <w:szCs w:val="24"/>
        </w:rPr>
        <w:t>We also strongly recommend that the bylaws be reviewed, and even better, drafted, by an attorney. If the organization is a membership organization, then the need for attorney drafting is even stronger. It is very difficult to get the membership clauses right, and they are best done by people who do this frequently.</w:t>
      </w:r>
    </w:p>
    <w:p w14:paraId="29E685FE" w14:textId="77777777" w:rsidR="007A70A5" w:rsidRPr="007A70A5" w:rsidRDefault="007A70A5" w:rsidP="007A70A5">
      <w:pPr>
        <w:shd w:val="clear" w:color="auto" w:fill="FFFFFF"/>
        <w:spacing w:line="235" w:lineRule="atLeast"/>
        <w:rPr>
          <w:rFonts w:ascii="Calibri" w:eastAsia="Times New Roman" w:hAnsi="Calibri" w:cs="Calibri"/>
          <w:color w:val="222222"/>
        </w:rPr>
      </w:pPr>
      <w:r w:rsidRPr="007A70A5">
        <w:rPr>
          <w:rFonts w:ascii="Bookman Old Style" w:eastAsia="Times New Roman" w:hAnsi="Bookman Old Style" w:cs="Calibri"/>
          <w:color w:val="222222"/>
          <w:sz w:val="24"/>
          <w:szCs w:val="24"/>
        </w:rPr>
        <w:t xml:space="preserve">Once the people who will make up the board are satisfied with what they would like to see in the bylaws, there is a chance for the incorporator to complete his or her responsibilities. Since there technically isn’t really a board until there are provisions on how the board can function, the incorporator should approve the initial bylaws. So, to carry this out, the board-to-be should inform the incorporator about having completed and approved the bylaws they want, along with a list of those they want to be a part of the initial board. With that information, the incorporator will be directed to prepare a written “Action of Incorporator,” which are like the first minutes for the corporation. In the </w:t>
      </w:r>
      <w:r w:rsidRPr="007A70A5">
        <w:rPr>
          <w:rFonts w:ascii="Bookman Old Style" w:eastAsia="Times New Roman" w:hAnsi="Bookman Old Style" w:cs="Calibri"/>
          <w:color w:val="222222"/>
          <w:sz w:val="24"/>
          <w:szCs w:val="24"/>
        </w:rPr>
        <w:lastRenderedPageBreak/>
        <w:t>Action, the incorporator approves the bylaws, attaches a copy to the action, and elects the first directors. Then the role of the incorporator comes to an end.</w:t>
      </w:r>
    </w:p>
    <w:p w14:paraId="0BAF1AF9" w14:textId="77777777" w:rsidR="007A70A5" w:rsidRPr="007A70A5" w:rsidRDefault="007A70A5" w:rsidP="007A70A5">
      <w:pPr>
        <w:shd w:val="clear" w:color="auto" w:fill="FFFFFF"/>
        <w:spacing w:line="235" w:lineRule="atLeast"/>
        <w:rPr>
          <w:rFonts w:ascii="Calibri" w:eastAsia="Times New Roman" w:hAnsi="Calibri" w:cs="Calibri"/>
          <w:color w:val="222222"/>
        </w:rPr>
      </w:pPr>
      <w:r w:rsidRPr="007A70A5">
        <w:rPr>
          <w:rFonts w:ascii="Bookman Old Style" w:eastAsia="Times New Roman" w:hAnsi="Bookman Old Style" w:cs="Calibri"/>
          <w:color w:val="222222"/>
          <w:sz w:val="24"/>
          <w:szCs w:val="24"/>
        </w:rPr>
        <w:t>There are variations on how this last function can be carried out, but the approach in this Task may be the simplest way to accomplish this important function.</w:t>
      </w:r>
    </w:p>
    <w:p w14:paraId="57AA70B0" w14:textId="77777777" w:rsidR="007A70A5" w:rsidRDefault="007A70A5" w:rsidP="007A70A5">
      <w:pPr>
        <w:shd w:val="clear" w:color="auto" w:fill="FFFFFF"/>
        <w:spacing w:line="235" w:lineRule="atLeast"/>
        <w:rPr>
          <w:rFonts w:ascii="Bookman Old Style" w:eastAsia="Times New Roman" w:hAnsi="Bookman Old Style" w:cs="Calibri"/>
          <w:color w:val="222222"/>
          <w:sz w:val="24"/>
          <w:szCs w:val="24"/>
        </w:rPr>
      </w:pPr>
      <w:r w:rsidRPr="007A70A5">
        <w:rPr>
          <w:rFonts w:ascii="Bookman Old Style" w:eastAsia="Times New Roman" w:hAnsi="Bookman Old Style" w:cs="Calibri"/>
          <w:color w:val="222222"/>
          <w:sz w:val="24"/>
          <w:szCs w:val="24"/>
        </w:rPr>
        <w:t>At the end of this task, the board (technically just an organizing committee at this point) will have an opportunity to make one of its second decisions. When the bylaws are agreed upon, it votes to have the incorporator prepare the Action of Incorporator. The board then makes a note for the agenda for the next meeting, at which it will get a report back on the incorporator’s action, as well as a report on the successful filing of the Articles of Incorporation with the Secretary of State.</w:t>
      </w:r>
    </w:p>
    <w:p w14:paraId="40B1EC8D" w14:textId="77777777" w:rsidR="00664733" w:rsidRDefault="00664733" w:rsidP="00E66EFF">
      <w:pPr>
        <w:shd w:val="clear" w:color="auto" w:fill="FFFFFF"/>
        <w:spacing w:line="235" w:lineRule="atLeast"/>
        <w:rPr>
          <w:rFonts w:ascii="Calibri" w:eastAsia="Times New Roman" w:hAnsi="Calibri" w:cs="Calibri"/>
          <w:color w:val="222222"/>
        </w:rPr>
      </w:pPr>
    </w:p>
    <w:p w14:paraId="04CCA42F" w14:textId="77777777" w:rsidR="00664733" w:rsidRPr="00664733" w:rsidRDefault="00664733" w:rsidP="00664733">
      <w:pPr>
        <w:shd w:val="clear" w:color="auto" w:fill="FFFFFF"/>
        <w:spacing w:line="235" w:lineRule="atLeast"/>
        <w:rPr>
          <w:rFonts w:ascii="Calibri" w:eastAsia="Times New Roman" w:hAnsi="Calibri" w:cs="Calibri"/>
          <w:color w:val="222222"/>
        </w:rPr>
      </w:pPr>
      <w:r w:rsidRPr="00664733">
        <w:rPr>
          <w:rFonts w:ascii="Bookman Old Style" w:eastAsia="Times New Roman" w:hAnsi="Bookman Old Style" w:cs="Calibri"/>
          <w:b/>
          <w:bCs/>
          <w:color w:val="222222"/>
          <w:sz w:val="28"/>
          <w:szCs w:val="28"/>
        </w:rPr>
        <w:t>Task Four: Election of Officers</w:t>
      </w:r>
    </w:p>
    <w:p w14:paraId="39C35313" w14:textId="77777777" w:rsidR="00664733" w:rsidRPr="00664733" w:rsidRDefault="00664733" w:rsidP="00664733">
      <w:pPr>
        <w:shd w:val="clear" w:color="auto" w:fill="FFFFFF"/>
        <w:spacing w:line="235" w:lineRule="atLeast"/>
        <w:rPr>
          <w:rFonts w:ascii="Calibri" w:eastAsia="Times New Roman" w:hAnsi="Calibri" w:cs="Calibri"/>
          <w:color w:val="222222"/>
        </w:rPr>
      </w:pPr>
      <w:r w:rsidRPr="00664733">
        <w:rPr>
          <w:rFonts w:ascii="Bookman Old Style" w:eastAsia="Times New Roman" w:hAnsi="Bookman Old Style" w:cs="Calibri"/>
          <w:color w:val="222222"/>
          <w:sz w:val="24"/>
          <w:szCs w:val="24"/>
        </w:rPr>
        <w:t>There is one more task that can be accomplished by the Incorporator—the appointment of officers. However, it is possible that this task is going to be on the agenda of the second meeting of the board, so the articles have been filed, and the bylaws are in place. If that is the case, the board can elect its own officers. If this is still the first meeting, then the incorporator can be instructed to add the election of officers to the Action of Incorporator which will not likely have been completed yet.</w:t>
      </w:r>
    </w:p>
    <w:p w14:paraId="1556DBFE" w14:textId="77777777" w:rsidR="00664733" w:rsidRPr="00664733" w:rsidRDefault="00664733" w:rsidP="00664733">
      <w:pPr>
        <w:shd w:val="clear" w:color="auto" w:fill="FFFFFF"/>
        <w:spacing w:line="235" w:lineRule="atLeast"/>
        <w:rPr>
          <w:rFonts w:ascii="Calibri" w:eastAsia="Times New Roman" w:hAnsi="Calibri" w:cs="Calibri"/>
          <w:color w:val="222222"/>
        </w:rPr>
      </w:pPr>
      <w:r w:rsidRPr="00664733">
        <w:rPr>
          <w:rFonts w:ascii="Bookman Old Style" w:eastAsia="Times New Roman" w:hAnsi="Bookman Old Style" w:cs="Calibri"/>
          <w:color w:val="222222"/>
          <w:sz w:val="24"/>
          <w:szCs w:val="24"/>
        </w:rPr>
        <w:t>Although many organizations have multiple officers, California law only requires three: a President and/or chair of the board, a Secretary and an Chief Financial Officer or treasurer.  We recommend sticking with these three, unless there is a very clear reason why there should be more. Particularly at the beginning of an organization’s existence, simplicity can be very helpful.</w:t>
      </w:r>
    </w:p>
    <w:p w14:paraId="40425BD1" w14:textId="77777777" w:rsidR="00664733" w:rsidRPr="00664733" w:rsidRDefault="00664733" w:rsidP="00664733">
      <w:pPr>
        <w:shd w:val="clear" w:color="auto" w:fill="FFFFFF"/>
        <w:spacing w:line="235" w:lineRule="atLeast"/>
        <w:rPr>
          <w:rFonts w:ascii="Calibri" w:eastAsia="Times New Roman" w:hAnsi="Calibri" w:cs="Calibri"/>
          <w:color w:val="222222"/>
        </w:rPr>
      </w:pPr>
      <w:r w:rsidRPr="00664733">
        <w:rPr>
          <w:rFonts w:ascii="Bookman Old Style" w:eastAsia="Times New Roman" w:hAnsi="Bookman Old Style" w:cs="Calibri"/>
          <w:color w:val="222222"/>
          <w:sz w:val="24"/>
          <w:szCs w:val="24"/>
        </w:rPr>
        <w:t>Officers do not need to be members of the board, although very early in the history of many organizations, the officers are members of the board. This changes when the organization has sufficient funds to pay wages to the officers. When that happens, it is typical to elect secretaries and treasurers who are not members of the board, and in some organizations, even the president may not be a board member.</w:t>
      </w:r>
    </w:p>
    <w:p w14:paraId="4CC931C6" w14:textId="77777777" w:rsidR="00664733" w:rsidRPr="00664733" w:rsidRDefault="00664733" w:rsidP="00664733">
      <w:pPr>
        <w:shd w:val="clear" w:color="auto" w:fill="FFFFFF"/>
        <w:spacing w:line="235" w:lineRule="atLeast"/>
        <w:rPr>
          <w:rFonts w:ascii="Calibri" w:eastAsia="Times New Roman" w:hAnsi="Calibri" w:cs="Calibri"/>
          <w:color w:val="222222"/>
        </w:rPr>
      </w:pPr>
      <w:r w:rsidRPr="00664733">
        <w:rPr>
          <w:rFonts w:ascii="Bookman Old Style" w:eastAsia="Times New Roman" w:hAnsi="Bookman Old Style" w:cs="Calibri"/>
          <w:color w:val="222222"/>
          <w:sz w:val="24"/>
          <w:szCs w:val="24"/>
        </w:rPr>
        <w:t>Getting into the details of the duties of the officers is outside the scope of this book. However, it is helpful to have some general guidance on the three main officers’ duties as part of the plan to elect the right people to these positions.</w:t>
      </w:r>
    </w:p>
    <w:p w14:paraId="5D875265" w14:textId="77777777" w:rsidR="00664733" w:rsidRPr="00664733" w:rsidRDefault="00664733" w:rsidP="00664733">
      <w:pPr>
        <w:shd w:val="clear" w:color="auto" w:fill="FFFFFF"/>
        <w:spacing w:line="235" w:lineRule="atLeast"/>
        <w:rPr>
          <w:rFonts w:ascii="Calibri" w:eastAsia="Times New Roman" w:hAnsi="Calibri" w:cs="Calibri"/>
          <w:color w:val="222222"/>
        </w:rPr>
      </w:pPr>
      <w:r w:rsidRPr="00664733">
        <w:rPr>
          <w:rFonts w:ascii="Bookman Old Style" w:eastAsia="Times New Roman" w:hAnsi="Bookman Old Style" w:cs="Calibri"/>
          <w:color w:val="222222"/>
          <w:sz w:val="24"/>
          <w:szCs w:val="24"/>
        </w:rPr>
        <w:t xml:space="preserve">The president is the general manager of the corporation. There are no automatic powers that come with this. The president acts on behalf of the board. General responsibilities can be set forth in the bylaws, or by a resolution by the board. While there are no minimum requirements for what can be delegated to the president, the board should delegate a great deal of </w:t>
      </w:r>
      <w:r w:rsidRPr="00664733">
        <w:rPr>
          <w:rFonts w:ascii="Bookman Old Style" w:eastAsia="Times New Roman" w:hAnsi="Bookman Old Style" w:cs="Calibri"/>
          <w:color w:val="222222"/>
          <w:sz w:val="24"/>
          <w:szCs w:val="24"/>
        </w:rPr>
        <w:lastRenderedPageBreak/>
        <w:t>authority to get things done between board meetings. The board cannot be ready to act every day, so the president needs to be able to carry out the will of the board on a moment’s notice. Also, boards are not very good at making detailed plans that coherently follow a formal plan. So, an organization will work best if the board prepares fairly long term goals, like what it would like to see accomplished in the next year. The president should be delegated the task of undertaking what individual steps need to be taken to fulfill that plan, even if many of those steps involved re-delegating some tasks back to individual members of the board.</w:t>
      </w:r>
    </w:p>
    <w:p w14:paraId="2B70C1E3" w14:textId="77777777" w:rsidR="00664733" w:rsidRPr="00664733" w:rsidRDefault="00664733" w:rsidP="00664733">
      <w:pPr>
        <w:shd w:val="clear" w:color="auto" w:fill="FFFFFF"/>
        <w:spacing w:line="235" w:lineRule="atLeast"/>
        <w:rPr>
          <w:rFonts w:ascii="Calibri" w:eastAsia="Times New Roman" w:hAnsi="Calibri" w:cs="Calibri"/>
          <w:color w:val="222222"/>
        </w:rPr>
      </w:pPr>
      <w:r w:rsidRPr="00664733">
        <w:rPr>
          <w:rFonts w:ascii="Bookman Old Style" w:eastAsia="Times New Roman" w:hAnsi="Bookman Old Style" w:cs="Calibri"/>
          <w:color w:val="222222"/>
          <w:sz w:val="24"/>
          <w:szCs w:val="24"/>
        </w:rPr>
        <w:t>Some one needs to lead the meetings of the board. In small organizations, it is typical to have the president carry out this task. If an organization is inclined, it can have another member of the board take on this task, and that person can be given the title of chair of the board. In organizations where the president is a paid officer, there can be good reasons to have the board meetings led by someone other than the president. However, there is rarely any reason why the chair should be someone other than the president in small start-ups. A good question to ask to resolve this issue is who is best suited to prepare an agenda for the board meetings. Generally, the answer is going to be the president. If that is clearly the case, then the president should probably lead the board meetings. If the chair calls the president every month to ask what is going to be on the agenda, then a separate chair is probably not needed.</w:t>
      </w:r>
    </w:p>
    <w:p w14:paraId="1FCAE919" w14:textId="77777777" w:rsidR="00664733" w:rsidRDefault="00664733" w:rsidP="00E66EFF">
      <w:pPr>
        <w:shd w:val="clear" w:color="auto" w:fill="FFFFFF"/>
        <w:spacing w:line="235" w:lineRule="atLeast"/>
        <w:rPr>
          <w:rFonts w:ascii="Bookman Old Style" w:eastAsia="Times New Roman" w:hAnsi="Bookman Old Style" w:cs="Calibri"/>
          <w:color w:val="222222"/>
          <w:sz w:val="24"/>
          <w:szCs w:val="24"/>
        </w:rPr>
      </w:pPr>
      <w:r w:rsidRPr="00664733">
        <w:rPr>
          <w:rFonts w:ascii="Bookman Old Style" w:eastAsia="Times New Roman" w:hAnsi="Bookman Old Style" w:cs="Calibri"/>
          <w:color w:val="222222"/>
          <w:sz w:val="24"/>
          <w:szCs w:val="24"/>
        </w:rPr>
        <w:t xml:space="preserve">Add descriptions of secretary and treasurer, then how to </w:t>
      </w:r>
      <w:r>
        <w:rPr>
          <w:rFonts w:ascii="Bookman Old Style" w:eastAsia="Times New Roman" w:hAnsi="Bookman Old Style" w:cs="Calibri"/>
          <w:color w:val="222222"/>
          <w:sz w:val="24"/>
          <w:szCs w:val="24"/>
        </w:rPr>
        <w:t>elect.</w:t>
      </w:r>
    </w:p>
    <w:p w14:paraId="465D306F" w14:textId="77777777" w:rsidR="00095747" w:rsidRDefault="00095747" w:rsidP="00E66EFF">
      <w:pPr>
        <w:shd w:val="clear" w:color="auto" w:fill="FFFFFF"/>
        <w:spacing w:line="235" w:lineRule="atLeast"/>
        <w:rPr>
          <w:rFonts w:ascii="Bookman Old Style" w:eastAsia="Times New Roman" w:hAnsi="Bookman Old Style" w:cs="Calibri"/>
          <w:color w:val="222222"/>
          <w:sz w:val="24"/>
          <w:szCs w:val="24"/>
        </w:rPr>
      </w:pPr>
    </w:p>
    <w:p w14:paraId="0017EFB0" w14:textId="77777777" w:rsidR="00095747" w:rsidRPr="00D66078" w:rsidRDefault="00095747" w:rsidP="00E66EFF">
      <w:pPr>
        <w:shd w:val="clear" w:color="auto" w:fill="FFFFFF"/>
        <w:spacing w:line="235" w:lineRule="atLeast"/>
        <w:rPr>
          <w:rFonts w:ascii="Bookman Old Style" w:eastAsia="Times New Roman" w:hAnsi="Bookman Old Style" w:cs="Calibri"/>
          <w:b/>
          <w:color w:val="222222"/>
          <w:sz w:val="28"/>
          <w:szCs w:val="28"/>
          <w:rPrChange w:id="88" w:author="Myron Steeves" w:date="2020-05-23T13:49:00Z">
            <w:rPr>
              <w:rFonts w:ascii="Bookman Old Style" w:eastAsia="Times New Roman" w:hAnsi="Bookman Old Style" w:cs="Calibri"/>
              <w:b/>
              <w:color w:val="222222"/>
              <w:sz w:val="24"/>
              <w:szCs w:val="24"/>
            </w:rPr>
          </w:rPrChange>
        </w:rPr>
      </w:pPr>
      <w:r w:rsidRPr="00D66078">
        <w:rPr>
          <w:rFonts w:ascii="Bookman Old Style" w:eastAsia="Times New Roman" w:hAnsi="Bookman Old Style" w:cs="Calibri"/>
          <w:b/>
          <w:color w:val="222222"/>
          <w:sz w:val="28"/>
          <w:szCs w:val="28"/>
          <w:rPrChange w:id="89" w:author="Myron Steeves" w:date="2020-05-23T13:49:00Z">
            <w:rPr>
              <w:rFonts w:ascii="Bookman Old Style" w:eastAsia="Times New Roman" w:hAnsi="Bookman Old Style" w:cs="Calibri"/>
              <w:b/>
              <w:color w:val="222222"/>
              <w:sz w:val="24"/>
              <w:szCs w:val="24"/>
            </w:rPr>
          </w:rPrChange>
        </w:rPr>
        <w:t>Task Seven: File the Initial Statement of Information</w:t>
      </w:r>
    </w:p>
    <w:p w14:paraId="3152F2DA" w14:textId="77777777" w:rsidR="00A34E95" w:rsidRDefault="00A34E95" w:rsidP="00A34E95">
      <w:pPr>
        <w:spacing w:after="0"/>
        <w:rPr>
          <w:rFonts w:ascii="Bookman Old Style" w:hAnsi="Bookman Old Style"/>
          <w:sz w:val="24"/>
        </w:rPr>
      </w:pPr>
      <w:r>
        <w:rPr>
          <w:rFonts w:ascii="Bookman Old Style" w:hAnsi="Bookman Old Style"/>
          <w:sz w:val="24"/>
        </w:rPr>
        <w:t>Once the election of officers has been completed and salary decisions have been made, the board needs to authorize someone to file the initial Statement of Information with the Secretary of State’s office. The Secretary of State is in charge of registration of all business entities, including charities. In California, a Statement of Information is required to be filed</w:t>
      </w:r>
      <w:r w:rsidR="001026C1">
        <w:rPr>
          <w:rFonts w:ascii="Bookman Old Style" w:hAnsi="Bookman Old Style"/>
          <w:sz w:val="24"/>
        </w:rPr>
        <w:t xml:space="preserve"> within 90 days of registration and then</w:t>
      </w:r>
      <w:r>
        <w:rPr>
          <w:rFonts w:ascii="Bookman Old Style" w:hAnsi="Bookman Old Style"/>
          <w:sz w:val="24"/>
        </w:rPr>
        <w:t xml:space="preserve"> every </w:t>
      </w:r>
      <w:r w:rsidR="001026C1">
        <w:rPr>
          <w:rFonts w:ascii="Bookman Old Style" w:hAnsi="Bookman Old Style"/>
          <w:sz w:val="24"/>
        </w:rPr>
        <w:t xml:space="preserve">subsequent </w:t>
      </w:r>
      <w:r>
        <w:rPr>
          <w:rFonts w:ascii="Bookman Old Style" w:hAnsi="Bookman Old Style"/>
          <w:sz w:val="24"/>
        </w:rPr>
        <w:t xml:space="preserve">two years. This filing informs the Secretary of State who the statutorily required officers are, and what the organization’s mailing address is. Each state handles this informational return uniquely, so be sure to check the requirements in the appropriate state for your organization. </w:t>
      </w:r>
    </w:p>
    <w:p w14:paraId="563B6CB6" w14:textId="77777777" w:rsidR="002A52DF" w:rsidRDefault="002A52DF" w:rsidP="00A34E95">
      <w:pPr>
        <w:spacing w:after="0"/>
        <w:rPr>
          <w:rFonts w:ascii="Bookman Old Style" w:hAnsi="Bookman Old Style"/>
          <w:sz w:val="24"/>
        </w:rPr>
      </w:pPr>
    </w:p>
    <w:p w14:paraId="40C66F96" w14:textId="47625FC0" w:rsidR="002A52DF" w:rsidRDefault="002A52DF" w:rsidP="00A34E95">
      <w:pPr>
        <w:spacing w:after="0"/>
        <w:rPr>
          <w:ins w:id="90" w:author="Myron Steeves" w:date="2020-05-23T13:52:00Z"/>
          <w:rFonts w:ascii="Bookman Old Style" w:hAnsi="Bookman Old Style"/>
          <w:sz w:val="24"/>
        </w:rPr>
      </w:pPr>
      <w:r>
        <w:rPr>
          <w:rFonts w:ascii="Bookman Old Style" w:hAnsi="Bookman Old Style"/>
          <w:sz w:val="24"/>
        </w:rPr>
        <w:t xml:space="preserve">It is important to note that the information on file with the Secretary of State’s office is not authoritative. That is to say, just because </w:t>
      </w:r>
      <w:r w:rsidR="00EF0ECF">
        <w:rPr>
          <w:rFonts w:ascii="Bookman Old Style" w:hAnsi="Bookman Old Style"/>
          <w:sz w:val="24"/>
        </w:rPr>
        <w:t xml:space="preserve">the statement of information lists a particular person as the president, secretary, or treasurer, does not mean that person is actually the </w:t>
      </w:r>
      <w:r w:rsidR="00EF7F93">
        <w:rPr>
          <w:rFonts w:ascii="Bookman Old Style" w:hAnsi="Bookman Old Style"/>
          <w:sz w:val="24"/>
        </w:rPr>
        <w:t xml:space="preserve">president, secretary, or treasurer. It is not uncommon to have changes in officers that are not reflected in the Secretary’s records until the subsequent bi-annual filing </w:t>
      </w:r>
      <w:r w:rsidR="009D3F6A">
        <w:rPr>
          <w:rFonts w:ascii="Bookman Old Style" w:hAnsi="Bookman Old Style"/>
          <w:sz w:val="24"/>
        </w:rPr>
        <w:t xml:space="preserve">is submitted. Additionally, individuals cannot usurp offices within an organization simply by </w:t>
      </w:r>
      <w:r w:rsidR="009D3F6A">
        <w:rPr>
          <w:rFonts w:ascii="Bookman Old Style" w:hAnsi="Bookman Old Style"/>
          <w:sz w:val="24"/>
        </w:rPr>
        <w:lastRenderedPageBreak/>
        <w:t>filing a statement of information. Officers must be elected by the board of directors in accordance with the organization’s bylaws. The statement of information is simply a record of contact information.</w:t>
      </w:r>
    </w:p>
    <w:p w14:paraId="2400255D" w14:textId="34A627BE" w:rsidR="00D66078" w:rsidRPr="00D66078" w:rsidRDefault="00D66078" w:rsidP="00A34E95">
      <w:pPr>
        <w:spacing w:after="0"/>
        <w:rPr>
          <w:ins w:id="91" w:author="Myron Steeves" w:date="2020-05-23T13:52:00Z"/>
          <w:rFonts w:ascii="Bookman Old Style" w:hAnsi="Bookman Old Style"/>
          <w:sz w:val="24"/>
        </w:rPr>
      </w:pPr>
    </w:p>
    <w:p w14:paraId="56EB98EA" w14:textId="47D30BC6" w:rsidR="00D66078" w:rsidRPr="00D66078" w:rsidRDefault="00D66078" w:rsidP="00D66078">
      <w:pPr>
        <w:spacing w:after="0" w:line="240" w:lineRule="auto"/>
        <w:rPr>
          <w:ins w:id="92" w:author="Myron Steeves" w:date="2020-05-23T13:53:00Z"/>
          <w:rFonts w:ascii="Bookman Old Style" w:eastAsia="MS Mincho" w:hAnsi="Bookman Old Style" w:cs="Times New Roman"/>
          <w:b/>
          <w:sz w:val="28"/>
          <w:szCs w:val="28"/>
          <w:rPrChange w:id="93" w:author="Myron Steeves" w:date="2020-05-23T13:53:00Z">
            <w:rPr>
              <w:ins w:id="94" w:author="Myron Steeves" w:date="2020-05-23T13:53:00Z"/>
              <w:rFonts w:ascii="Cambria" w:eastAsia="MS Mincho" w:hAnsi="Cambria" w:cs="Times New Roman"/>
              <w:b/>
              <w:sz w:val="24"/>
              <w:szCs w:val="24"/>
            </w:rPr>
          </w:rPrChange>
        </w:rPr>
      </w:pPr>
      <w:ins w:id="95" w:author="Myron Steeves" w:date="2020-05-23T13:53:00Z">
        <w:r w:rsidRPr="00D66078">
          <w:rPr>
            <w:rFonts w:ascii="Bookman Old Style" w:eastAsia="MS Mincho" w:hAnsi="Bookman Old Style" w:cs="Times New Roman"/>
            <w:b/>
            <w:sz w:val="28"/>
            <w:szCs w:val="28"/>
            <w:rPrChange w:id="96" w:author="Myron Steeves" w:date="2020-05-23T13:53:00Z">
              <w:rPr>
                <w:rFonts w:ascii="Cambria" w:eastAsia="MS Mincho" w:hAnsi="Cambria" w:cs="Times New Roman"/>
                <w:b/>
                <w:sz w:val="24"/>
                <w:szCs w:val="24"/>
              </w:rPr>
            </w:rPrChange>
          </w:rPr>
          <w:t>Task Eight: Appointing agent for service of process</w:t>
        </w:r>
      </w:ins>
    </w:p>
    <w:p w14:paraId="27562087" w14:textId="77777777" w:rsidR="00D66078" w:rsidRPr="00D66078" w:rsidRDefault="00D66078" w:rsidP="00D66078">
      <w:pPr>
        <w:spacing w:after="0" w:line="240" w:lineRule="auto"/>
        <w:rPr>
          <w:ins w:id="97" w:author="Myron Steeves" w:date="2020-05-23T13:53:00Z"/>
          <w:rFonts w:ascii="Bookman Old Style" w:eastAsia="MS Mincho" w:hAnsi="Bookman Old Style" w:cs="Times New Roman"/>
          <w:sz w:val="24"/>
          <w:szCs w:val="24"/>
          <w:rPrChange w:id="98" w:author="Myron Steeves" w:date="2020-05-23T13:53:00Z">
            <w:rPr>
              <w:ins w:id="99" w:author="Myron Steeves" w:date="2020-05-23T13:53:00Z"/>
              <w:rFonts w:ascii="Cambria" w:eastAsia="MS Mincho" w:hAnsi="Cambria" w:cs="Times New Roman"/>
              <w:sz w:val="24"/>
              <w:szCs w:val="24"/>
            </w:rPr>
          </w:rPrChange>
        </w:rPr>
      </w:pPr>
    </w:p>
    <w:p w14:paraId="2E2A9484" w14:textId="77777777" w:rsidR="00D66078" w:rsidRPr="00D66078" w:rsidRDefault="00D66078" w:rsidP="00D66078">
      <w:pPr>
        <w:spacing w:after="0" w:line="240" w:lineRule="auto"/>
        <w:rPr>
          <w:ins w:id="100" w:author="Myron Steeves" w:date="2020-05-23T13:53:00Z"/>
          <w:rFonts w:ascii="Bookman Old Style" w:eastAsia="MS Mincho" w:hAnsi="Bookman Old Style" w:cs="Times New Roman"/>
          <w:sz w:val="24"/>
          <w:szCs w:val="24"/>
          <w:rPrChange w:id="101" w:author="Myron Steeves" w:date="2020-05-23T13:53:00Z">
            <w:rPr>
              <w:ins w:id="102" w:author="Myron Steeves" w:date="2020-05-23T13:53:00Z"/>
              <w:rFonts w:ascii="Cambria" w:eastAsia="MS Mincho" w:hAnsi="Cambria" w:cs="Times New Roman"/>
              <w:sz w:val="24"/>
              <w:szCs w:val="24"/>
            </w:rPr>
          </w:rPrChange>
        </w:rPr>
      </w:pPr>
      <w:ins w:id="103" w:author="Myron Steeves" w:date="2020-05-23T13:53:00Z">
        <w:r w:rsidRPr="00D66078">
          <w:rPr>
            <w:rFonts w:ascii="Bookman Old Style" w:eastAsia="MS Mincho" w:hAnsi="Bookman Old Style" w:cs="Times New Roman"/>
            <w:sz w:val="24"/>
            <w:szCs w:val="24"/>
            <w:rPrChange w:id="104" w:author="Myron Steeves" w:date="2020-05-23T13:53:00Z">
              <w:rPr>
                <w:rFonts w:ascii="Cambria" w:eastAsia="MS Mincho" w:hAnsi="Cambria" w:cs="Times New Roman"/>
                <w:sz w:val="24"/>
                <w:szCs w:val="24"/>
              </w:rPr>
            </w:rPrChange>
          </w:rPr>
          <w:t xml:space="preserve">Under California Corporate Code, all business entities registered in California are required to maintain a registered agent for service of process. An agent for service of process may be called other names in other states, such as registered agent, resident agent, or statutory agent. In California, the information is provided to the Secretary of State when you file your Articles of Incorporation. The agent for service of process is responsible for accepting legal documents (e.g. service of process, lawsuits, other types of legal notices, etc.) on behalf of the corporation. The reasoning behind this requirement is to ensure that businesses can be easily contacted for all official purposes by the Secretary of State and the general public. </w:t>
        </w:r>
      </w:ins>
    </w:p>
    <w:p w14:paraId="32904BA5" w14:textId="77777777" w:rsidR="00D66078" w:rsidRPr="00D66078" w:rsidRDefault="00D66078" w:rsidP="00D66078">
      <w:pPr>
        <w:spacing w:after="0" w:line="240" w:lineRule="auto"/>
        <w:rPr>
          <w:ins w:id="105" w:author="Myron Steeves" w:date="2020-05-23T13:53:00Z"/>
          <w:rFonts w:ascii="Bookman Old Style" w:eastAsia="MS Mincho" w:hAnsi="Bookman Old Style" w:cs="Times New Roman"/>
          <w:sz w:val="24"/>
          <w:szCs w:val="24"/>
          <w:rPrChange w:id="106" w:author="Myron Steeves" w:date="2020-05-23T13:53:00Z">
            <w:rPr>
              <w:ins w:id="107" w:author="Myron Steeves" w:date="2020-05-23T13:53:00Z"/>
              <w:rFonts w:ascii="Cambria" w:eastAsia="MS Mincho" w:hAnsi="Cambria" w:cs="Times New Roman"/>
              <w:sz w:val="24"/>
              <w:szCs w:val="24"/>
            </w:rPr>
          </w:rPrChange>
        </w:rPr>
      </w:pPr>
    </w:p>
    <w:p w14:paraId="64B2BB8D" w14:textId="77777777" w:rsidR="00D66078" w:rsidRPr="00D66078" w:rsidRDefault="00D66078" w:rsidP="00D66078">
      <w:pPr>
        <w:spacing w:after="0" w:line="240" w:lineRule="auto"/>
        <w:rPr>
          <w:ins w:id="108" w:author="Myron Steeves" w:date="2020-05-23T13:53:00Z"/>
          <w:rFonts w:ascii="Bookman Old Style" w:eastAsia="MS Mincho" w:hAnsi="Bookman Old Style" w:cs="Times New Roman"/>
          <w:sz w:val="24"/>
          <w:szCs w:val="24"/>
          <w:rPrChange w:id="109" w:author="Myron Steeves" w:date="2020-05-23T13:53:00Z">
            <w:rPr>
              <w:ins w:id="110" w:author="Myron Steeves" w:date="2020-05-23T13:53:00Z"/>
              <w:rFonts w:ascii="Cambria" w:eastAsia="MS Mincho" w:hAnsi="Cambria" w:cs="Times New Roman"/>
              <w:sz w:val="24"/>
              <w:szCs w:val="24"/>
            </w:rPr>
          </w:rPrChange>
        </w:rPr>
      </w:pPr>
      <w:ins w:id="111" w:author="Myron Steeves" w:date="2020-05-23T13:53:00Z">
        <w:r w:rsidRPr="00D66078">
          <w:rPr>
            <w:rFonts w:ascii="Bookman Old Style" w:eastAsia="MS Mincho" w:hAnsi="Bookman Old Style" w:cs="Times New Roman"/>
            <w:sz w:val="24"/>
            <w:szCs w:val="24"/>
            <w:rPrChange w:id="112" w:author="Myron Steeves" w:date="2020-05-23T13:53:00Z">
              <w:rPr>
                <w:rFonts w:ascii="Cambria" w:eastAsia="MS Mincho" w:hAnsi="Cambria" w:cs="Times New Roman"/>
                <w:sz w:val="24"/>
                <w:szCs w:val="24"/>
              </w:rPr>
            </w:rPrChange>
          </w:rPr>
          <w:t xml:space="preserve">The duty of an agent is to maintain a street address in California. It cannot be a PO Box, private mailbox, or mail service. Someone must be available at the address to receive service of process for the business. An agent can be an individual person, or a corporation that provides agent services. If it is an individual, the person must be a California resident. A corporation that provides agent services must be registered with the Secretary of State with a current agent registration certificate on file. </w:t>
        </w:r>
      </w:ins>
    </w:p>
    <w:p w14:paraId="37D1FC6C" w14:textId="77777777" w:rsidR="00D66078" w:rsidRPr="00D66078" w:rsidRDefault="00D66078" w:rsidP="00D66078">
      <w:pPr>
        <w:spacing w:after="0" w:line="240" w:lineRule="auto"/>
        <w:rPr>
          <w:ins w:id="113" w:author="Myron Steeves" w:date="2020-05-23T13:53:00Z"/>
          <w:rFonts w:ascii="Bookman Old Style" w:eastAsia="MS Mincho" w:hAnsi="Bookman Old Style" w:cs="Times New Roman"/>
          <w:sz w:val="24"/>
          <w:szCs w:val="24"/>
          <w:rPrChange w:id="114" w:author="Myron Steeves" w:date="2020-05-23T13:53:00Z">
            <w:rPr>
              <w:ins w:id="115" w:author="Myron Steeves" w:date="2020-05-23T13:53:00Z"/>
              <w:rFonts w:ascii="Cambria" w:eastAsia="MS Mincho" w:hAnsi="Cambria" w:cs="Times New Roman"/>
              <w:sz w:val="24"/>
              <w:szCs w:val="24"/>
            </w:rPr>
          </w:rPrChange>
        </w:rPr>
      </w:pPr>
    </w:p>
    <w:p w14:paraId="0DCD79CE" w14:textId="77777777" w:rsidR="00D66078" w:rsidRPr="00D66078" w:rsidRDefault="00D66078" w:rsidP="00D66078">
      <w:pPr>
        <w:spacing w:after="0" w:line="240" w:lineRule="auto"/>
        <w:rPr>
          <w:ins w:id="116" w:author="Myron Steeves" w:date="2020-05-23T13:53:00Z"/>
          <w:rFonts w:ascii="Bookman Old Style" w:eastAsia="MS Mincho" w:hAnsi="Bookman Old Style" w:cs="Times New Roman"/>
          <w:sz w:val="24"/>
          <w:szCs w:val="24"/>
          <w:rPrChange w:id="117" w:author="Myron Steeves" w:date="2020-05-23T13:53:00Z">
            <w:rPr>
              <w:ins w:id="118" w:author="Myron Steeves" w:date="2020-05-23T13:53:00Z"/>
              <w:rFonts w:ascii="Cambria" w:eastAsia="MS Mincho" w:hAnsi="Cambria" w:cs="Times New Roman"/>
              <w:sz w:val="24"/>
              <w:szCs w:val="24"/>
            </w:rPr>
          </w:rPrChange>
        </w:rPr>
      </w:pPr>
      <w:ins w:id="119" w:author="Myron Steeves" w:date="2020-05-23T13:53:00Z">
        <w:r w:rsidRPr="00D66078">
          <w:rPr>
            <w:rFonts w:ascii="Bookman Old Style" w:eastAsia="MS Mincho" w:hAnsi="Bookman Old Style" w:cs="Times New Roman"/>
            <w:sz w:val="24"/>
            <w:szCs w:val="24"/>
            <w:rPrChange w:id="120" w:author="Myron Steeves" w:date="2020-05-23T13:53:00Z">
              <w:rPr>
                <w:rFonts w:ascii="Cambria" w:eastAsia="MS Mincho" w:hAnsi="Cambria" w:cs="Times New Roman"/>
                <w:sz w:val="24"/>
                <w:szCs w:val="24"/>
              </w:rPr>
            </w:rPrChange>
          </w:rPr>
          <w:t xml:space="preserve">There are two common practices for designating an agent. The first is to choose someone within the organization. This can be an officer or board member who uses the street address of the organization in California. If you use an individual keep in mind that all addresses listed on documents provided to the Secretary of State are part of the public record and can be found online. If you use the business address this is not an issue but if someone uses their home address it is something you may want to consider. Also, consider if you use a home address there must be someone available to receive service during normal business hours. The second option is to hire an outside agent. This can be an individual, but is usually a corporation that is in the business of serving as an agent for service of process and represents multiple entities. If you use an outside agency, you must obtain approval from the agent prior to designating them as the agent for service of process. Whichever option you choose, it’s important to select someone reliable that will notify you promptly when important legal documents are received. </w:t>
        </w:r>
      </w:ins>
    </w:p>
    <w:p w14:paraId="1EC67AA7" w14:textId="77777777" w:rsidR="00D66078" w:rsidRPr="00D66078" w:rsidRDefault="00D66078" w:rsidP="00D66078">
      <w:pPr>
        <w:spacing w:after="0" w:line="240" w:lineRule="auto"/>
        <w:rPr>
          <w:ins w:id="121" w:author="Myron Steeves" w:date="2020-05-23T13:53:00Z"/>
          <w:rFonts w:ascii="Bookman Old Style" w:eastAsia="MS Mincho" w:hAnsi="Bookman Old Style" w:cs="Times New Roman"/>
          <w:sz w:val="24"/>
          <w:szCs w:val="24"/>
          <w:rPrChange w:id="122" w:author="Myron Steeves" w:date="2020-05-23T13:53:00Z">
            <w:rPr>
              <w:ins w:id="123" w:author="Myron Steeves" w:date="2020-05-23T13:53:00Z"/>
              <w:rFonts w:ascii="Cambria" w:eastAsia="MS Mincho" w:hAnsi="Cambria" w:cs="Times New Roman"/>
              <w:sz w:val="24"/>
              <w:szCs w:val="24"/>
            </w:rPr>
          </w:rPrChange>
        </w:rPr>
      </w:pPr>
    </w:p>
    <w:p w14:paraId="3F5C0F97" w14:textId="77777777" w:rsidR="00D66078" w:rsidRPr="00D66078" w:rsidRDefault="00D66078" w:rsidP="00D66078">
      <w:pPr>
        <w:spacing w:after="0" w:line="240" w:lineRule="auto"/>
        <w:rPr>
          <w:ins w:id="124" w:author="Myron Steeves" w:date="2020-05-23T13:53:00Z"/>
          <w:rFonts w:ascii="Bookman Old Style" w:eastAsia="MS Mincho" w:hAnsi="Bookman Old Style" w:cs="Times New Roman"/>
          <w:sz w:val="24"/>
          <w:szCs w:val="24"/>
          <w:rPrChange w:id="125" w:author="Myron Steeves" w:date="2020-05-23T13:53:00Z">
            <w:rPr>
              <w:ins w:id="126" w:author="Myron Steeves" w:date="2020-05-23T13:53:00Z"/>
              <w:rFonts w:ascii="Cambria" w:eastAsia="MS Mincho" w:hAnsi="Cambria" w:cs="Times New Roman"/>
              <w:sz w:val="24"/>
              <w:szCs w:val="24"/>
            </w:rPr>
          </w:rPrChange>
        </w:rPr>
      </w:pPr>
      <w:ins w:id="127" w:author="Myron Steeves" w:date="2020-05-23T13:53:00Z">
        <w:r w:rsidRPr="00D66078">
          <w:rPr>
            <w:rFonts w:ascii="Bookman Old Style" w:eastAsia="MS Mincho" w:hAnsi="Bookman Old Style" w:cs="Times New Roman"/>
            <w:sz w:val="24"/>
            <w:szCs w:val="24"/>
            <w:rPrChange w:id="128" w:author="Myron Steeves" w:date="2020-05-23T13:53:00Z">
              <w:rPr>
                <w:rFonts w:ascii="Cambria" w:eastAsia="MS Mincho" w:hAnsi="Cambria" w:cs="Times New Roman"/>
                <w:sz w:val="24"/>
                <w:szCs w:val="24"/>
              </w:rPr>
            </w:rPrChange>
          </w:rPr>
          <w:t xml:space="preserve">If the agent for service of process is not working out, it can be easily changed with the Secretary of State by filing an updated Statement of Information. </w:t>
        </w:r>
      </w:ins>
    </w:p>
    <w:p w14:paraId="654F7E63" w14:textId="77777777" w:rsidR="00D66078" w:rsidRPr="00D66078" w:rsidRDefault="00D66078" w:rsidP="00A34E95">
      <w:pPr>
        <w:spacing w:after="0"/>
        <w:rPr>
          <w:rFonts w:ascii="Bookman Old Style" w:hAnsi="Bookman Old Style"/>
          <w:sz w:val="24"/>
        </w:rPr>
      </w:pPr>
    </w:p>
    <w:p w14:paraId="17B3B5CC" w14:textId="77777777" w:rsidR="00AB4F8A" w:rsidRPr="00D66078" w:rsidRDefault="00AB4F8A" w:rsidP="00A34E95">
      <w:pPr>
        <w:spacing w:after="0"/>
        <w:rPr>
          <w:rFonts w:ascii="Bookman Old Style" w:hAnsi="Bookman Old Style"/>
          <w:sz w:val="24"/>
        </w:rPr>
      </w:pPr>
    </w:p>
    <w:p w14:paraId="64520097" w14:textId="77777777" w:rsidR="00AB4F8A" w:rsidRPr="00D66078" w:rsidRDefault="00AB4F8A" w:rsidP="00A34E95">
      <w:pPr>
        <w:spacing w:after="0"/>
        <w:rPr>
          <w:rFonts w:ascii="Bookman Old Style" w:hAnsi="Bookman Old Style"/>
          <w:b/>
          <w:sz w:val="28"/>
          <w:szCs w:val="28"/>
          <w:rPrChange w:id="129" w:author="Myron Steeves" w:date="2020-05-23T13:51:00Z">
            <w:rPr>
              <w:rFonts w:ascii="Bookman Old Style" w:hAnsi="Bookman Old Style"/>
              <w:b/>
              <w:sz w:val="24"/>
            </w:rPr>
          </w:rPrChange>
        </w:rPr>
      </w:pPr>
      <w:r w:rsidRPr="00D66078">
        <w:rPr>
          <w:rFonts w:ascii="Bookman Old Style" w:hAnsi="Bookman Old Style"/>
          <w:b/>
          <w:sz w:val="28"/>
          <w:szCs w:val="28"/>
          <w:rPrChange w:id="130" w:author="Myron Steeves" w:date="2020-05-23T13:51:00Z">
            <w:rPr>
              <w:rFonts w:ascii="Bookman Old Style" w:hAnsi="Bookman Old Style"/>
              <w:b/>
              <w:sz w:val="24"/>
            </w:rPr>
          </w:rPrChange>
        </w:rPr>
        <w:lastRenderedPageBreak/>
        <w:t xml:space="preserve">Task Nine: </w:t>
      </w:r>
      <w:r w:rsidR="009D4E75" w:rsidRPr="00D66078">
        <w:rPr>
          <w:rFonts w:ascii="Bookman Old Style" w:hAnsi="Bookman Old Style"/>
          <w:b/>
          <w:sz w:val="28"/>
          <w:szCs w:val="28"/>
          <w:rPrChange w:id="131" w:author="Myron Steeves" w:date="2020-05-23T13:51:00Z">
            <w:rPr>
              <w:rFonts w:ascii="Bookman Old Style" w:hAnsi="Bookman Old Style"/>
              <w:b/>
              <w:sz w:val="24"/>
            </w:rPr>
          </w:rPrChange>
        </w:rPr>
        <w:t>Prepare the Initial Registration with the State’s Attorney General</w:t>
      </w:r>
    </w:p>
    <w:p w14:paraId="38ED8483" w14:textId="77777777" w:rsidR="009D4E75" w:rsidRDefault="009D4E75" w:rsidP="00A34E95">
      <w:pPr>
        <w:spacing w:after="0"/>
        <w:rPr>
          <w:rFonts w:ascii="Bookman Old Style" w:hAnsi="Bookman Old Style"/>
          <w:b/>
          <w:sz w:val="24"/>
        </w:rPr>
      </w:pPr>
    </w:p>
    <w:p w14:paraId="0B015F66" w14:textId="77777777" w:rsidR="007D49A8" w:rsidRDefault="009D4E75" w:rsidP="007D49A8">
      <w:pPr>
        <w:spacing w:after="0"/>
        <w:rPr>
          <w:rFonts w:ascii="Bookman Old Style" w:hAnsi="Bookman Old Style"/>
          <w:sz w:val="24"/>
        </w:rPr>
      </w:pPr>
      <w:r>
        <w:rPr>
          <w:rFonts w:ascii="Bookman Old Style" w:hAnsi="Bookman Old Style"/>
          <w:sz w:val="24"/>
        </w:rPr>
        <w:t>In California, the Attorney General maintains a registry of charitable trusts which is tasked with the oversight</w:t>
      </w:r>
      <w:r w:rsidR="00750FFB">
        <w:rPr>
          <w:rFonts w:ascii="Bookman Old Style" w:hAnsi="Bookman Old Style"/>
          <w:sz w:val="24"/>
        </w:rPr>
        <w:t xml:space="preserve"> of charitable funds. </w:t>
      </w:r>
      <w:r w:rsidR="007D49A8">
        <w:rPr>
          <w:rFonts w:ascii="Bookman Old Style" w:hAnsi="Bookman Old Style"/>
          <w:sz w:val="24"/>
        </w:rPr>
        <w:t>It is the Attorney General’s duty to ensure that charitable funds are used appropriately and that no fraudulent or criminal use of charitable funds occurs.</w:t>
      </w:r>
    </w:p>
    <w:p w14:paraId="4EB57C4F" w14:textId="77777777" w:rsidR="00EF6BA3" w:rsidRPr="009D4E75" w:rsidRDefault="00EF6BA3" w:rsidP="007D49A8">
      <w:pPr>
        <w:spacing w:after="0"/>
        <w:rPr>
          <w:rFonts w:ascii="Bookman Old Style" w:hAnsi="Bookman Old Style"/>
          <w:sz w:val="24"/>
        </w:rPr>
      </w:pPr>
    </w:p>
    <w:p w14:paraId="236EBBA4" w14:textId="77777777" w:rsidR="009D4E75" w:rsidRDefault="00750FFB" w:rsidP="00A34E95">
      <w:pPr>
        <w:spacing w:after="0"/>
        <w:rPr>
          <w:rFonts w:ascii="Bookman Old Style" w:hAnsi="Bookman Old Style"/>
          <w:sz w:val="24"/>
        </w:rPr>
      </w:pPr>
      <w:r>
        <w:rPr>
          <w:rFonts w:ascii="Bookman Old Style" w:hAnsi="Bookman Old Style"/>
          <w:sz w:val="24"/>
        </w:rPr>
        <w:t xml:space="preserve">Every </w:t>
      </w:r>
      <w:r w:rsidR="00C05E0B">
        <w:rPr>
          <w:rFonts w:ascii="Bookman Old Style" w:hAnsi="Bookman Old Style"/>
          <w:sz w:val="24"/>
        </w:rPr>
        <w:t xml:space="preserve">public </w:t>
      </w:r>
      <w:r>
        <w:rPr>
          <w:rFonts w:ascii="Bookman Old Style" w:hAnsi="Bookman Old Style"/>
          <w:sz w:val="24"/>
        </w:rPr>
        <w:t xml:space="preserve">charity, </w:t>
      </w:r>
      <w:r w:rsidR="00367156">
        <w:rPr>
          <w:rFonts w:ascii="Bookman Old Style" w:hAnsi="Bookman Old Style"/>
          <w:sz w:val="24"/>
        </w:rPr>
        <w:t>except those organized</w:t>
      </w:r>
      <w:r w:rsidR="00C05E0B">
        <w:rPr>
          <w:rFonts w:ascii="Bookman Old Style" w:hAnsi="Bookman Old Style"/>
          <w:sz w:val="24"/>
        </w:rPr>
        <w:t xml:space="preserve"> primarily as a hospital, a school, or a religious organization,</w:t>
      </w:r>
      <w:r>
        <w:rPr>
          <w:rFonts w:ascii="Bookman Old Style" w:hAnsi="Bookman Old Style"/>
          <w:sz w:val="24"/>
        </w:rPr>
        <w:t xml:space="preserve"> must </w:t>
      </w:r>
      <w:r w:rsidR="009F572A">
        <w:rPr>
          <w:rFonts w:ascii="Bookman Old Style" w:hAnsi="Bookman Old Style"/>
          <w:sz w:val="24"/>
        </w:rPr>
        <w:t xml:space="preserve">register with the Attorney General’s Registry of Charitable Trusts within 30 days of receiving assets. For most organizations, this is the date the bank account is opened. </w:t>
      </w:r>
      <w:r w:rsidR="00365D08">
        <w:rPr>
          <w:rFonts w:ascii="Bookman Old Style" w:hAnsi="Bookman Old Style"/>
          <w:sz w:val="24"/>
        </w:rPr>
        <w:t>The registration requires disclosure of the members of the board of directors</w:t>
      </w:r>
      <w:r w:rsidR="000C19CC">
        <w:rPr>
          <w:rFonts w:ascii="Bookman Old Style" w:hAnsi="Bookman Old Style"/>
          <w:sz w:val="24"/>
        </w:rPr>
        <w:t xml:space="preserve"> and officers, a description of the primary activities of the organization</w:t>
      </w:r>
      <w:r w:rsidR="007576FF">
        <w:rPr>
          <w:rFonts w:ascii="Bookman Old Style" w:hAnsi="Bookman Old Style"/>
          <w:sz w:val="24"/>
        </w:rPr>
        <w:t xml:space="preserve">, and a copy of the organizing documents and </w:t>
      </w:r>
      <w:r w:rsidR="00E804E1">
        <w:rPr>
          <w:rFonts w:ascii="Bookman Old Style" w:hAnsi="Bookman Old Style"/>
          <w:sz w:val="24"/>
        </w:rPr>
        <w:t>tax exemption determination letter, if one has been received</w:t>
      </w:r>
      <w:r w:rsidR="007576FF">
        <w:rPr>
          <w:rFonts w:ascii="Bookman Old Style" w:hAnsi="Bookman Old Style"/>
          <w:sz w:val="24"/>
        </w:rPr>
        <w:t>.</w:t>
      </w:r>
      <w:r w:rsidR="000D70AB">
        <w:rPr>
          <w:rFonts w:ascii="Bookman Old Style" w:hAnsi="Bookman Old Style"/>
          <w:sz w:val="24"/>
        </w:rPr>
        <w:t xml:space="preserve"> </w:t>
      </w:r>
      <w:r w:rsidR="00B62A8B">
        <w:rPr>
          <w:rFonts w:ascii="Bookman Old Style" w:hAnsi="Bookman Old Style"/>
          <w:sz w:val="24"/>
        </w:rPr>
        <w:t>Organizations required to register with the Attorney General are also required to file an annual renewal registration which will be discussed later</w:t>
      </w:r>
      <w:r w:rsidR="001C0522">
        <w:rPr>
          <w:rFonts w:ascii="Bookman Old Style" w:hAnsi="Bookman Old Style"/>
          <w:sz w:val="24"/>
        </w:rPr>
        <w:t xml:space="preserve">. </w:t>
      </w:r>
    </w:p>
    <w:p w14:paraId="6A214D5B" w14:textId="77777777" w:rsidR="00D65CF9" w:rsidRDefault="00D65CF9" w:rsidP="00A34E95">
      <w:pPr>
        <w:spacing w:after="0"/>
        <w:rPr>
          <w:rFonts w:ascii="Bookman Old Style" w:hAnsi="Bookman Old Style"/>
          <w:sz w:val="24"/>
        </w:rPr>
      </w:pPr>
    </w:p>
    <w:p w14:paraId="1AA1808A" w14:textId="610CAE99" w:rsidR="00D65CF9" w:rsidRDefault="00D65CF9" w:rsidP="00A34E95">
      <w:pPr>
        <w:spacing w:after="0"/>
        <w:rPr>
          <w:ins w:id="132" w:author="Myron Steeves" w:date="2020-05-23T13:54:00Z"/>
          <w:rFonts w:ascii="Bookman Old Style" w:hAnsi="Bookman Old Style"/>
          <w:sz w:val="24"/>
        </w:rPr>
      </w:pPr>
      <w:r>
        <w:rPr>
          <w:rFonts w:ascii="Bookman Old Style" w:hAnsi="Bookman Old Style"/>
          <w:sz w:val="24"/>
        </w:rPr>
        <w:t>This task</w:t>
      </w:r>
      <w:r w:rsidR="001F23FF">
        <w:rPr>
          <w:rFonts w:ascii="Bookman Old Style" w:hAnsi="Bookman Old Style"/>
          <w:sz w:val="24"/>
        </w:rPr>
        <w:t xml:space="preserve"> can be delegated by the board of directors to any of the officers. The form is a simple one to complete</w:t>
      </w:r>
      <w:r w:rsidR="002C20EC">
        <w:rPr>
          <w:rFonts w:ascii="Bookman Old Style" w:hAnsi="Bookman Old Style"/>
          <w:sz w:val="24"/>
        </w:rPr>
        <w:t xml:space="preserve"> and should be filed within that </w:t>
      </w:r>
      <w:r w:rsidR="003E280F">
        <w:rPr>
          <w:rFonts w:ascii="Bookman Old Style" w:hAnsi="Bookman Old Style"/>
          <w:sz w:val="24"/>
        </w:rPr>
        <w:t>30-day</w:t>
      </w:r>
      <w:r w:rsidR="002C20EC">
        <w:rPr>
          <w:rFonts w:ascii="Bookman Old Style" w:hAnsi="Bookman Old Style"/>
          <w:sz w:val="24"/>
        </w:rPr>
        <w:t xml:space="preserve"> deadline. </w:t>
      </w:r>
    </w:p>
    <w:p w14:paraId="3E9304B1" w14:textId="2927BD5D" w:rsidR="00D66078" w:rsidRDefault="00D66078" w:rsidP="00A34E95">
      <w:pPr>
        <w:spacing w:after="0"/>
        <w:rPr>
          <w:ins w:id="133" w:author="Myron Steeves" w:date="2020-05-23T13:54:00Z"/>
          <w:rFonts w:ascii="Bookman Old Style" w:hAnsi="Bookman Old Style"/>
          <w:sz w:val="24"/>
        </w:rPr>
      </w:pPr>
    </w:p>
    <w:p w14:paraId="02C5FB1E" w14:textId="77777777" w:rsidR="00D66078" w:rsidRPr="00D66078" w:rsidRDefault="00D66078" w:rsidP="00D66078">
      <w:pPr>
        <w:rPr>
          <w:ins w:id="134" w:author="Myron Steeves" w:date="2020-05-23T13:54:00Z"/>
          <w:rFonts w:ascii="Cambria" w:eastAsia="MS Mincho" w:hAnsi="Cambria" w:cs="Times New Roman"/>
          <w:sz w:val="24"/>
          <w:szCs w:val="24"/>
        </w:rPr>
      </w:pPr>
      <w:ins w:id="135" w:author="Myron Steeves" w:date="2020-05-23T13:54:00Z">
        <w:r>
          <w:rPr>
            <w:rFonts w:ascii="Bookman Old Style" w:hAnsi="Bookman Old Style"/>
            <w:sz w:val="24"/>
          </w:rPr>
          <w:t xml:space="preserve">Task X: </w:t>
        </w:r>
        <w:r w:rsidRPr="00D66078">
          <w:rPr>
            <w:rFonts w:ascii="Cambria" w:eastAsia="MS Mincho" w:hAnsi="Cambria" w:cs="Times New Roman"/>
            <w:sz w:val="24"/>
            <w:szCs w:val="24"/>
          </w:rPr>
          <w:t>Consider compensation of officers and agents</w:t>
        </w:r>
      </w:ins>
    </w:p>
    <w:p w14:paraId="003F68B9" w14:textId="77777777" w:rsidR="00D66078" w:rsidRPr="00D66078" w:rsidRDefault="00D66078" w:rsidP="00D66078">
      <w:pPr>
        <w:spacing w:after="0" w:line="240" w:lineRule="auto"/>
        <w:rPr>
          <w:ins w:id="136" w:author="Myron Steeves" w:date="2020-05-23T13:54:00Z"/>
          <w:rFonts w:ascii="Cambria" w:eastAsia="MS Mincho" w:hAnsi="Cambria" w:cs="Times New Roman"/>
          <w:sz w:val="24"/>
          <w:szCs w:val="24"/>
        </w:rPr>
      </w:pPr>
    </w:p>
    <w:p w14:paraId="1BA124E1" w14:textId="77777777" w:rsidR="00D66078" w:rsidRPr="00D66078" w:rsidRDefault="00D66078" w:rsidP="00D66078">
      <w:pPr>
        <w:spacing w:after="0" w:line="240" w:lineRule="auto"/>
        <w:rPr>
          <w:ins w:id="137" w:author="Myron Steeves" w:date="2020-05-23T13:54:00Z"/>
          <w:rFonts w:ascii="Cambria" w:eastAsia="MS Mincho" w:hAnsi="Cambria" w:cs="Times New Roman"/>
          <w:sz w:val="24"/>
          <w:szCs w:val="24"/>
        </w:rPr>
      </w:pPr>
      <w:ins w:id="138" w:author="Myron Steeves" w:date="2020-05-23T13:54:00Z">
        <w:r w:rsidRPr="00D66078">
          <w:rPr>
            <w:rFonts w:ascii="Cambria" w:eastAsia="MS Mincho" w:hAnsi="Cambria" w:cs="Times New Roman"/>
            <w:sz w:val="24"/>
            <w:szCs w:val="24"/>
          </w:rPr>
          <w:t xml:space="preserve">Compensation can be a tricky part of starting an organization. Especially when the founder is also the CEO and intends to be paid for their work. As stated earlier, you will have already drafted a conflict of interest policy. This policy will provide some insight into how to deal with any potential conflict while deliberations are made about resolutions that can benefit those with a personal stake in the transaction. </w:t>
        </w:r>
      </w:ins>
    </w:p>
    <w:p w14:paraId="74986210" w14:textId="649738B6" w:rsidR="00D66078" w:rsidRDefault="00D66078" w:rsidP="00A34E95">
      <w:pPr>
        <w:spacing w:after="0"/>
        <w:rPr>
          <w:ins w:id="139" w:author="Myron Steeves" w:date="2020-05-23T13:55:00Z"/>
          <w:rFonts w:ascii="Bookman Old Style" w:hAnsi="Bookman Old Style"/>
          <w:sz w:val="24"/>
        </w:rPr>
      </w:pPr>
    </w:p>
    <w:p w14:paraId="0E50DCB6" w14:textId="77777777" w:rsidR="00FF5FE1" w:rsidRPr="00FF5FE1" w:rsidRDefault="00FF5FE1" w:rsidP="00FF5FE1">
      <w:pPr>
        <w:rPr>
          <w:ins w:id="140" w:author="Myron Steeves" w:date="2020-05-23T13:55:00Z"/>
          <w:rFonts w:ascii="Cambria" w:eastAsia="MS Mincho" w:hAnsi="Cambria" w:cs="Times New Roman"/>
          <w:b/>
          <w:sz w:val="24"/>
          <w:szCs w:val="24"/>
        </w:rPr>
      </w:pPr>
      <w:ins w:id="141" w:author="Myron Steeves" w:date="2020-05-23T13:55:00Z">
        <w:r>
          <w:rPr>
            <w:rFonts w:ascii="Bookman Old Style" w:hAnsi="Bookman Old Style"/>
            <w:sz w:val="24"/>
          </w:rPr>
          <w:t xml:space="preserve">Task X: </w:t>
        </w:r>
        <w:r w:rsidRPr="00FF5FE1">
          <w:rPr>
            <w:rFonts w:ascii="Cambria" w:eastAsia="MS Mincho" w:hAnsi="Cambria" w:cs="Times New Roman"/>
            <w:b/>
            <w:sz w:val="24"/>
            <w:szCs w:val="24"/>
          </w:rPr>
          <w:t xml:space="preserve">Prepare background descriptions of officers and directors </w:t>
        </w:r>
      </w:ins>
    </w:p>
    <w:p w14:paraId="4F2FF15B" w14:textId="77777777" w:rsidR="00FF5FE1" w:rsidRPr="00FF5FE1" w:rsidRDefault="00FF5FE1" w:rsidP="00FF5FE1">
      <w:pPr>
        <w:spacing w:after="0" w:line="240" w:lineRule="auto"/>
        <w:rPr>
          <w:ins w:id="142" w:author="Myron Steeves" w:date="2020-05-23T13:55:00Z"/>
          <w:rFonts w:ascii="Cambria" w:eastAsia="MS Mincho" w:hAnsi="Cambria" w:cs="Times New Roman"/>
          <w:sz w:val="24"/>
          <w:szCs w:val="24"/>
        </w:rPr>
      </w:pPr>
    </w:p>
    <w:p w14:paraId="7D4B1595" w14:textId="77777777" w:rsidR="00FF5FE1" w:rsidRPr="00FF5FE1" w:rsidRDefault="00FF5FE1" w:rsidP="00FF5FE1">
      <w:pPr>
        <w:spacing w:after="0" w:line="240" w:lineRule="auto"/>
        <w:rPr>
          <w:ins w:id="143" w:author="Myron Steeves" w:date="2020-05-23T13:55:00Z"/>
          <w:rFonts w:ascii="Cambria" w:eastAsia="MS Mincho" w:hAnsi="Cambria" w:cs="Times New Roman"/>
          <w:sz w:val="24"/>
          <w:szCs w:val="24"/>
        </w:rPr>
      </w:pPr>
      <w:ins w:id="144" w:author="Myron Steeves" w:date="2020-05-23T13:55:00Z">
        <w:r w:rsidRPr="00FF5FE1">
          <w:rPr>
            <w:rFonts w:ascii="Cambria" w:eastAsia="MS Mincho" w:hAnsi="Cambria" w:cs="Times New Roman"/>
            <w:sz w:val="24"/>
            <w:szCs w:val="24"/>
          </w:rPr>
          <w:t xml:space="preserve">Organizations might be surprised to find out that gathering this information is one of the common delays organizations face when seeking their tax-exempt status through the IRS. One way to avoid this delay is to ask for a resume from each potential board member and officer as you are considering who will be the founding board and staff. A resume will be a good start in putting together the background descriptions of each of your officers and directors. The most important thing to consider when gathering this information is why the person is qualified for the position they will fill. If the person is going to be the Chief Financial Officer, their background should include some business management, accounting, financial savvy, etc. This becomes more important if there are reasons for the IRS to think the person being placed in the respective role is only appointed because of a personal </w:t>
        </w:r>
        <w:r w:rsidRPr="00FF5FE1">
          <w:rPr>
            <w:rFonts w:ascii="Cambria" w:eastAsia="MS Mincho" w:hAnsi="Cambria" w:cs="Times New Roman"/>
            <w:sz w:val="24"/>
            <w:szCs w:val="24"/>
          </w:rPr>
          <w:lastRenderedPageBreak/>
          <w:t xml:space="preserve">family or business relationship. Generally, it is sufficient to include a person’s educational and work background. It is important to note any reasons why you have chosen them for these roles. For example, in a nonprofit that serves the homeless community it could be important to share that the board member with a lack of pedigree on the educational background was once homeless and worked their way out of the situation through the help of a similar program in another state. Another question that is asked in this phase of the planning is how much time each person will devote to the organization. It is important to consider what you will expect of each person whether they are a volunteer or paid. It is good for you to think through and it is important to be communicated to those who may agree to become board members to have a realistic understanding of the time commitment to the cause. </w:t>
        </w:r>
      </w:ins>
    </w:p>
    <w:p w14:paraId="18677CE7" w14:textId="4487FA0D" w:rsidR="00FF5FE1" w:rsidRDefault="00FF5FE1" w:rsidP="00A34E95">
      <w:pPr>
        <w:spacing w:after="0"/>
        <w:rPr>
          <w:rFonts w:ascii="Bookman Old Style" w:hAnsi="Bookman Old Style"/>
          <w:sz w:val="24"/>
        </w:rPr>
      </w:pPr>
    </w:p>
    <w:p w14:paraId="40CCF7DD" w14:textId="77777777" w:rsidR="005C0823" w:rsidRPr="009D4E75" w:rsidRDefault="005C0823" w:rsidP="00A34E95">
      <w:pPr>
        <w:spacing w:after="0"/>
        <w:rPr>
          <w:rFonts w:ascii="Bookman Old Style" w:hAnsi="Bookman Old Style"/>
          <w:sz w:val="24"/>
        </w:rPr>
      </w:pPr>
    </w:p>
    <w:p w14:paraId="124DA8F0" w14:textId="77777777" w:rsidR="00D71211" w:rsidRPr="007A70A5" w:rsidRDefault="00D71211" w:rsidP="007A70A5">
      <w:pPr>
        <w:shd w:val="clear" w:color="auto" w:fill="FFFFFF"/>
        <w:spacing w:line="235" w:lineRule="atLeast"/>
        <w:rPr>
          <w:rFonts w:ascii="Calibri" w:eastAsia="Times New Roman" w:hAnsi="Calibri" w:cs="Calibri"/>
          <w:b/>
          <w:color w:val="222222"/>
        </w:rPr>
      </w:pPr>
    </w:p>
    <w:p w14:paraId="4856B5E3" w14:textId="77777777" w:rsidR="002E7723" w:rsidRPr="006A0366" w:rsidRDefault="0085733F" w:rsidP="006A0366">
      <w:pPr>
        <w:shd w:val="clear" w:color="auto" w:fill="F1F1F1"/>
        <w:spacing w:after="0" w:line="90" w:lineRule="atLeast"/>
        <w:rPr>
          <w:rFonts w:ascii="Arial" w:eastAsia="Times New Roman" w:hAnsi="Arial" w:cs="Arial"/>
          <w:color w:val="222222"/>
          <w:sz w:val="19"/>
          <w:szCs w:val="19"/>
        </w:rPr>
      </w:pPr>
      <w:r>
        <w:rPr>
          <w:rFonts w:ascii="Bookman Old Style" w:eastAsia="Bookman Old Style" w:hAnsi="Bookman Old Style" w:cs="Bookman Old Style"/>
          <w:sz w:val="24"/>
          <w:szCs w:val="24"/>
        </w:rPr>
        <w:t>The issues to cover at the first board meetings:</w:t>
      </w:r>
    </w:p>
    <w:p w14:paraId="418C8FDE" w14:textId="2E284AD9" w:rsidR="00DD222F" w:rsidRDefault="00A3642E" w:rsidP="0085733F">
      <w:pPr>
        <w:pStyle w:val="ListParagraph"/>
        <w:numPr>
          <w:ilvl w:val="0"/>
          <w:numId w:val="14"/>
        </w:numPr>
        <w:rPr>
          <w:rFonts w:ascii="Bookman Old Style" w:eastAsia="Bookman Old Style" w:hAnsi="Bookman Old Style" w:cs="Bookman Old Style"/>
          <w:sz w:val="24"/>
          <w:szCs w:val="24"/>
        </w:rPr>
      </w:pPr>
      <w:r>
        <w:rPr>
          <w:noProof/>
        </w:rPr>
        <w:drawing>
          <wp:inline distT="0" distB="0" distL="0" distR="0" wp14:anchorId="3380497B" wp14:editId="51225BCB">
            <wp:extent cx="9525" cy="95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DD222F">
        <w:rPr>
          <w:rFonts w:ascii="Bookman Old Style" w:eastAsia="Bookman Old Style" w:hAnsi="Bookman Old Style" w:cs="Bookman Old Style"/>
          <w:sz w:val="24"/>
          <w:szCs w:val="24"/>
        </w:rPr>
        <w:t>Understand the role of the agenda</w:t>
      </w:r>
      <w:r w:rsidR="00396894">
        <w:rPr>
          <w:rFonts w:ascii="Bookman Old Style" w:eastAsia="Bookman Old Style" w:hAnsi="Bookman Old Style" w:cs="Bookman Old Style"/>
          <w:sz w:val="24"/>
          <w:szCs w:val="24"/>
        </w:rPr>
        <w:t xml:space="preserve"> and the Chief Executive Officer</w:t>
      </w:r>
    </w:p>
    <w:p w14:paraId="48781FA6"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Learn basic workings and importance of minutes</w:t>
      </w:r>
      <w:r w:rsidR="00396894">
        <w:rPr>
          <w:rFonts w:ascii="Bookman Old Style" w:eastAsia="Bookman Old Style" w:hAnsi="Bookman Old Style" w:cs="Bookman Old Style"/>
          <w:sz w:val="24"/>
          <w:szCs w:val="24"/>
        </w:rPr>
        <w:t>, record keeping, and the Secretary</w:t>
      </w:r>
      <w:r w:rsidR="00876DB0">
        <w:rPr>
          <w:rFonts w:ascii="Bookman Old Style" w:eastAsia="Bookman Old Style" w:hAnsi="Bookman Old Style" w:cs="Bookman Old Style"/>
          <w:sz w:val="24"/>
          <w:szCs w:val="24"/>
        </w:rPr>
        <w:t xml:space="preserve"> (note two tasks for the future: getting incorporator action, and appoint three years out a review of bylaws and minutes.)(for minutes, discuss the two decisions made so far, and make a record for follow up at a later meeting, with the articles, bylaws and bylaw review)</w:t>
      </w:r>
    </w:p>
    <w:p w14:paraId="436301A4" w14:textId="77777777" w:rsidR="00876DB0" w:rsidRDefault="00876DB0"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CFO</w:t>
      </w:r>
    </w:p>
    <w:p w14:paraId="4842BE5A" w14:textId="77777777" w:rsidR="0085733F" w:rsidRDefault="0085733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Elect officers</w:t>
      </w:r>
    </w:p>
    <w:p w14:paraId="438D715D" w14:textId="77777777" w:rsidR="00396894" w:rsidRPr="00396894" w:rsidRDefault="00396894" w:rsidP="00396894">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Prepare a policy guidelines book</w:t>
      </w:r>
    </w:p>
    <w:p w14:paraId="2442E17E" w14:textId="710B9750" w:rsidR="0085733F" w:rsidRDefault="0085733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Appoint Agent for Service of Process</w:t>
      </w:r>
      <w:ins w:id="145" w:author="Kelli Marsh" w:date="2018-08-07T10:29:00Z">
        <w:r w:rsidR="00562744">
          <w:rPr>
            <w:rFonts w:ascii="Bookman Old Style" w:eastAsia="Bookman Old Style" w:hAnsi="Bookman Old Style" w:cs="Bookman Old Style"/>
            <w:sz w:val="24"/>
            <w:szCs w:val="24"/>
          </w:rPr>
          <w:t xml:space="preserve"> – Kelli</w:t>
        </w:r>
      </w:ins>
    </w:p>
    <w:p w14:paraId="34D1570C" w14:textId="77777777" w:rsidR="0085733F" w:rsidRDefault="0085733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File the initial Statement of Information</w:t>
      </w:r>
    </w:p>
    <w:p w14:paraId="5E052AA5" w14:textId="77777777" w:rsidR="0085733F" w:rsidRDefault="0085733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Authorizing opening of bank account</w:t>
      </w:r>
    </w:p>
    <w:p w14:paraId="0741DA21"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Prepare CT-100 or plan for when it must be filed</w:t>
      </w:r>
    </w:p>
    <w:p w14:paraId="0459E3D5" w14:textId="77777777" w:rsidR="0085733F" w:rsidRDefault="0085733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Prepare policy on Conflicts of Interest</w:t>
      </w:r>
    </w:p>
    <w:p w14:paraId="07860C91" w14:textId="64B8D305" w:rsidR="0085733F" w:rsidRDefault="0085733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Consider compensation of officers and agents</w:t>
      </w:r>
      <w:ins w:id="146" w:author="Kelli Marsh" w:date="2018-08-07T10:30:00Z">
        <w:r w:rsidR="00562744">
          <w:rPr>
            <w:rFonts w:ascii="Bookman Old Style" w:eastAsia="Bookman Old Style" w:hAnsi="Bookman Old Style" w:cs="Bookman Old Style"/>
            <w:sz w:val="24"/>
            <w:szCs w:val="24"/>
          </w:rPr>
          <w:t xml:space="preserve"> - Kelli</w:t>
        </w:r>
      </w:ins>
    </w:p>
    <w:p w14:paraId="3C9CD444" w14:textId="2E3310A0" w:rsidR="0085733F" w:rsidRDefault="0085733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Prepare </w:t>
      </w:r>
      <w:r w:rsidR="00F61D61">
        <w:rPr>
          <w:rFonts w:ascii="Bookman Old Style" w:eastAsia="Bookman Old Style" w:hAnsi="Bookman Old Style" w:cs="Bookman Old Style"/>
          <w:sz w:val="24"/>
          <w:szCs w:val="24"/>
        </w:rPr>
        <w:t>background descriptions of officers and directors</w:t>
      </w:r>
      <w:ins w:id="147" w:author="Kelli Marsh" w:date="2018-08-07T10:31:00Z">
        <w:r w:rsidR="00562744">
          <w:rPr>
            <w:rFonts w:ascii="Bookman Old Style" w:eastAsia="Bookman Old Style" w:hAnsi="Bookman Old Style" w:cs="Bookman Old Style"/>
            <w:sz w:val="24"/>
            <w:szCs w:val="24"/>
          </w:rPr>
          <w:t xml:space="preserve"> – Kelli </w:t>
        </w:r>
      </w:ins>
    </w:p>
    <w:p w14:paraId="67881A61"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Prepare description of activities</w:t>
      </w:r>
    </w:p>
    <w:p w14:paraId="6B68E7BB"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Prepare budget for three years</w:t>
      </w:r>
    </w:p>
    <w:p w14:paraId="328EF1BD"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Review 1023 application</w:t>
      </w:r>
    </w:p>
    <w:p w14:paraId="30DC9C6E"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Set time for review of 3500 application</w:t>
      </w:r>
    </w:p>
    <w:p w14:paraId="1A69E75A"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Set Mission</w:t>
      </w:r>
    </w:p>
    <w:p w14:paraId="6BDD34CB"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Set Vision Statement</w:t>
      </w:r>
    </w:p>
    <w:p w14:paraId="203F4C6E"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Set Core Values</w:t>
      </w:r>
    </w:p>
    <w:p w14:paraId="3763D507"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Prepare Objectives for rest of fiscal year, and following fiscal year</w:t>
      </w:r>
    </w:p>
    <w:p w14:paraId="0BF048CF"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Prepare budget to match objectives</w:t>
      </w:r>
    </w:p>
    <w:p w14:paraId="1C25E9D2"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Approve fund-raising plan to meet objectives</w:t>
      </w:r>
    </w:p>
    <w:p w14:paraId="7587CEBD" w14:textId="77777777" w:rsidR="00DD222F" w:rsidRDefault="00DD222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Address insurance issues and needs</w:t>
      </w:r>
    </w:p>
    <w:p w14:paraId="7613245D"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Address and review long-term planning for five years.</w:t>
      </w:r>
    </w:p>
    <w:p w14:paraId="5766FFCA"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Review business plan</w:t>
      </w:r>
    </w:p>
    <w:p w14:paraId="256FD9E7"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Authorize Finance Committee, set goals</w:t>
      </w:r>
    </w:p>
    <w:p w14:paraId="4F072D83"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Review Finance committee recommended policies, enter in policybook (check approval, limits on spending)</w:t>
      </w:r>
    </w:p>
    <w:p w14:paraId="6169D613" w14:textId="77777777" w:rsidR="00DD222F" w:rsidRPr="00DD222F" w:rsidRDefault="00F61D61" w:rsidP="00DD222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Prepare audit function</w:t>
      </w:r>
    </w:p>
    <w:p w14:paraId="34468ECA"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Propose, review, approve and execute development plan addressing annual giving and major gifts</w:t>
      </w:r>
    </w:p>
    <w:p w14:paraId="11E0A6D7" w14:textId="77777777" w:rsidR="00F61D61" w:rsidRDefault="00F61D61"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Review registration </w:t>
      </w:r>
      <w:r w:rsidR="00DD222F">
        <w:rPr>
          <w:rFonts w:ascii="Bookman Old Style" w:eastAsia="Bookman Old Style" w:hAnsi="Bookman Old Style" w:cs="Bookman Old Style"/>
          <w:sz w:val="24"/>
          <w:szCs w:val="24"/>
        </w:rPr>
        <w:t>polices with each state.</w:t>
      </w:r>
    </w:p>
    <w:p w14:paraId="726D3635" w14:textId="77777777" w:rsidR="00DD222F" w:rsidRDefault="00DD222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Propose, review, approve and execute safety plan</w:t>
      </w:r>
    </w:p>
    <w:p w14:paraId="62C5809E" w14:textId="77777777" w:rsidR="00DD222F" w:rsidRDefault="00DD222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Propose, review, approve and execute personnel polices.</w:t>
      </w:r>
    </w:p>
    <w:p w14:paraId="4DE426DB" w14:textId="77777777" w:rsidR="00DD222F" w:rsidRDefault="00DD222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Address need for volunteer and employee handbooks</w:t>
      </w:r>
    </w:p>
    <w:p w14:paraId="44B38A42" w14:textId="77777777" w:rsidR="00DD222F" w:rsidRDefault="00DD222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Address needs for skill and experience of future directors</w:t>
      </w:r>
    </w:p>
    <w:p w14:paraId="36CBD2A1" w14:textId="77777777" w:rsidR="00DD222F" w:rsidRDefault="00DD222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Authorize board development committee.</w:t>
      </w:r>
    </w:p>
    <w:p w14:paraId="445C3D5C" w14:textId="77777777" w:rsidR="00DD222F" w:rsidRDefault="00DD222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Propose audit committee</w:t>
      </w:r>
    </w:p>
    <w:p w14:paraId="21AAC838" w14:textId="77777777" w:rsidR="00DD222F" w:rsidRDefault="00DD222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Propose development committee</w:t>
      </w:r>
    </w:p>
    <w:p w14:paraId="2FCFBEFF" w14:textId="77777777" w:rsidR="00DD222F" w:rsidRDefault="00DD222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Propose </w:t>
      </w:r>
      <w:r w:rsidR="00121A4A">
        <w:rPr>
          <w:rFonts w:ascii="Bookman Old Style" w:eastAsia="Bookman Old Style" w:hAnsi="Bookman Old Style" w:cs="Bookman Old Style"/>
          <w:sz w:val="24"/>
          <w:szCs w:val="24"/>
        </w:rPr>
        <w:t>safety</w:t>
      </w:r>
      <w:r>
        <w:rPr>
          <w:rFonts w:ascii="Bookman Old Style" w:eastAsia="Bookman Old Style" w:hAnsi="Bookman Old Style" w:cs="Bookman Old Style"/>
          <w:sz w:val="24"/>
          <w:szCs w:val="24"/>
        </w:rPr>
        <w:t xml:space="preserve"> committee</w:t>
      </w:r>
    </w:p>
    <w:p w14:paraId="4FDF0E62" w14:textId="77777777" w:rsidR="00DD222F" w:rsidRDefault="00DD222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Approve whistleblower policy</w:t>
      </w:r>
    </w:p>
    <w:p w14:paraId="3B37A5F6" w14:textId="77777777" w:rsidR="00DD222F" w:rsidRDefault="00DD222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Approve Document management policy</w:t>
      </w:r>
    </w:p>
    <w:p w14:paraId="60E69878" w14:textId="77777777" w:rsidR="00DD222F" w:rsidRDefault="00DD222F"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Schedule annual filings</w:t>
      </w:r>
    </w:p>
    <w:p w14:paraId="09742616" w14:textId="77777777" w:rsidR="00396894" w:rsidRDefault="00396894"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Revisit mission and policies in a continuous assessment plan</w:t>
      </w:r>
    </w:p>
    <w:p w14:paraId="47E5E273" w14:textId="77777777" w:rsidR="00396894" w:rsidRPr="0085733F" w:rsidRDefault="00396894" w:rsidP="0085733F">
      <w:pPr>
        <w:pStyle w:val="ListParagraph"/>
        <w:numPr>
          <w:ilvl w:val="0"/>
          <w:numId w:val="14"/>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Learn how to enhance the skills and qualities of board and its effectiveness. </w:t>
      </w:r>
    </w:p>
    <w:p w14:paraId="592D220E" w14:textId="77777777" w:rsidR="007A0C4A" w:rsidRDefault="007A0C4A" w:rsidP="0C5EEA01">
      <w:pPr>
        <w:rPr>
          <w:rFonts w:ascii="Bookman Old Style" w:eastAsia="Bookman Old Style" w:hAnsi="Bookman Old Style" w:cs="Bookman Old Style"/>
          <w:sz w:val="24"/>
          <w:szCs w:val="24"/>
        </w:rPr>
      </w:pPr>
    </w:p>
    <w:sectPr w:rsidR="007A0C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https://ssl.gstatic.com/ui/v1/icons/mail/images/cleardot.gif" style="width:.75pt;height:.75pt;visibility:visible;mso-wrap-style:square" o:bullet="t">
        <v:imagedata r:id="rId1" o:title="cleardot"/>
      </v:shape>
    </w:pict>
  </w:numPicBullet>
  <w:abstractNum w:abstractNumId="0" w15:restartNumberingAfterBreak="0">
    <w:nsid w:val="153D7F6D"/>
    <w:multiLevelType w:val="hybridMultilevel"/>
    <w:tmpl w:val="9F7CE2F4"/>
    <w:lvl w:ilvl="0" w:tplc="667C334A">
      <w:start w:val="1"/>
      <w:numFmt w:val="decimal"/>
      <w:lvlText w:val="%1."/>
      <w:lvlJc w:val="left"/>
      <w:pPr>
        <w:ind w:left="720" w:hanging="360"/>
      </w:pPr>
    </w:lvl>
    <w:lvl w:ilvl="1" w:tplc="2BEA3A90">
      <w:start w:val="1"/>
      <w:numFmt w:val="lowerLetter"/>
      <w:lvlText w:val="%2."/>
      <w:lvlJc w:val="left"/>
      <w:pPr>
        <w:ind w:left="1440" w:hanging="360"/>
      </w:pPr>
    </w:lvl>
    <w:lvl w:ilvl="2" w:tplc="F0688DEC">
      <w:start w:val="1"/>
      <w:numFmt w:val="lowerRoman"/>
      <w:lvlText w:val="%3."/>
      <w:lvlJc w:val="right"/>
      <w:pPr>
        <w:ind w:left="2160" w:hanging="180"/>
      </w:pPr>
    </w:lvl>
    <w:lvl w:ilvl="3" w:tplc="10642D9E">
      <w:start w:val="1"/>
      <w:numFmt w:val="decimal"/>
      <w:lvlText w:val="%4."/>
      <w:lvlJc w:val="left"/>
      <w:pPr>
        <w:ind w:left="2880" w:hanging="360"/>
      </w:pPr>
    </w:lvl>
    <w:lvl w:ilvl="4" w:tplc="862011E2">
      <w:start w:val="1"/>
      <w:numFmt w:val="lowerLetter"/>
      <w:lvlText w:val="%5."/>
      <w:lvlJc w:val="left"/>
      <w:pPr>
        <w:ind w:left="3600" w:hanging="360"/>
      </w:pPr>
    </w:lvl>
    <w:lvl w:ilvl="5" w:tplc="5DF62440">
      <w:start w:val="1"/>
      <w:numFmt w:val="lowerRoman"/>
      <w:lvlText w:val="%6."/>
      <w:lvlJc w:val="right"/>
      <w:pPr>
        <w:ind w:left="4320" w:hanging="180"/>
      </w:pPr>
    </w:lvl>
    <w:lvl w:ilvl="6" w:tplc="36745346">
      <w:start w:val="1"/>
      <w:numFmt w:val="decimal"/>
      <w:lvlText w:val="%7."/>
      <w:lvlJc w:val="left"/>
      <w:pPr>
        <w:ind w:left="5040" w:hanging="360"/>
      </w:pPr>
    </w:lvl>
    <w:lvl w:ilvl="7" w:tplc="22DA8CCA">
      <w:start w:val="1"/>
      <w:numFmt w:val="lowerLetter"/>
      <w:lvlText w:val="%8."/>
      <w:lvlJc w:val="left"/>
      <w:pPr>
        <w:ind w:left="5760" w:hanging="360"/>
      </w:pPr>
    </w:lvl>
    <w:lvl w:ilvl="8" w:tplc="B6AEC660">
      <w:start w:val="1"/>
      <w:numFmt w:val="lowerRoman"/>
      <w:lvlText w:val="%9."/>
      <w:lvlJc w:val="right"/>
      <w:pPr>
        <w:ind w:left="6480" w:hanging="180"/>
      </w:pPr>
    </w:lvl>
  </w:abstractNum>
  <w:abstractNum w:abstractNumId="1" w15:restartNumberingAfterBreak="0">
    <w:nsid w:val="1F412FE5"/>
    <w:multiLevelType w:val="hybridMultilevel"/>
    <w:tmpl w:val="4CF49F90"/>
    <w:lvl w:ilvl="0" w:tplc="F4CCBBE2">
      <w:start w:val="1"/>
      <w:numFmt w:val="decimal"/>
      <w:lvlText w:val="%1."/>
      <w:lvlJc w:val="left"/>
      <w:pPr>
        <w:ind w:left="720" w:hanging="360"/>
      </w:pPr>
    </w:lvl>
    <w:lvl w:ilvl="1" w:tplc="7452DCE2">
      <w:start w:val="1"/>
      <w:numFmt w:val="lowerLetter"/>
      <w:lvlText w:val="%2."/>
      <w:lvlJc w:val="left"/>
      <w:pPr>
        <w:ind w:left="1440" w:hanging="360"/>
      </w:pPr>
    </w:lvl>
    <w:lvl w:ilvl="2" w:tplc="5802AAE8">
      <w:start w:val="1"/>
      <w:numFmt w:val="lowerRoman"/>
      <w:lvlText w:val="%3."/>
      <w:lvlJc w:val="right"/>
      <w:pPr>
        <w:ind w:left="2160" w:hanging="180"/>
      </w:pPr>
    </w:lvl>
    <w:lvl w:ilvl="3" w:tplc="21AAC494">
      <w:start w:val="1"/>
      <w:numFmt w:val="decimal"/>
      <w:lvlText w:val="%4."/>
      <w:lvlJc w:val="left"/>
      <w:pPr>
        <w:ind w:left="2880" w:hanging="360"/>
      </w:pPr>
    </w:lvl>
    <w:lvl w:ilvl="4" w:tplc="168653AA">
      <w:start w:val="1"/>
      <w:numFmt w:val="lowerLetter"/>
      <w:lvlText w:val="%5."/>
      <w:lvlJc w:val="left"/>
      <w:pPr>
        <w:ind w:left="3600" w:hanging="360"/>
      </w:pPr>
    </w:lvl>
    <w:lvl w:ilvl="5" w:tplc="09427F1C">
      <w:start w:val="1"/>
      <w:numFmt w:val="lowerRoman"/>
      <w:lvlText w:val="%6."/>
      <w:lvlJc w:val="right"/>
      <w:pPr>
        <w:ind w:left="4320" w:hanging="180"/>
      </w:pPr>
    </w:lvl>
    <w:lvl w:ilvl="6" w:tplc="F47AA22E">
      <w:start w:val="1"/>
      <w:numFmt w:val="decimal"/>
      <w:lvlText w:val="%7."/>
      <w:lvlJc w:val="left"/>
      <w:pPr>
        <w:ind w:left="5040" w:hanging="360"/>
      </w:pPr>
    </w:lvl>
    <w:lvl w:ilvl="7" w:tplc="4A08AA7C">
      <w:start w:val="1"/>
      <w:numFmt w:val="lowerLetter"/>
      <w:lvlText w:val="%8."/>
      <w:lvlJc w:val="left"/>
      <w:pPr>
        <w:ind w:left="5760" w:hanging="360"/>
      </w:pPr>
    </w:lvl>
    <w:lvl w:ilvl="8" w:tplc="04AEDCC6">
      <w:start w:val="1"/>
      <w:numFmt w:val="lowerRoman"/>
      <w:lvlText w:val="%9."/>
      <w:lvlJc w:val="right"/>
      <w:pPr>
        <w:ind w:left="6480" w:hanging="180"/>
      </w:pPr>
    </w:lvl>
  </w:abstractNum>
  <w:abstractNum w:abstractNumId="2" w15:restartNumberingAfterBreak="0">
    <w:nsid w:val="26A54098"/>
    <w:multiLevelType w:val="multilevel"/>
    <w:tmpl w:val="590ED5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4A27BBD"/>
    <w:multiLevelType w:val="hybridMultilevel"/>
    <w:tmpl w:val="DA20B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56D22"/>
    <w:multiLevelType w:val="hybridMultilevel"/>
    <w:tmpl w:val="041053F0"/>
    <w:lvl w:ilvl="0" w:tplc="B58C7320">
      <w:start w:val="1"/>
      <w:numFmt w:val="decimal"/>
      <w:lvlText w:val="%1."/>
      <w:lvlJc w:val="left"/>
      <w:pPr>
        <w:ind w:left="720" w:hanging="360"/>
      </w:pPr>
    </w:lvl>
    <w:lvl w:ilvl="1" w:tplc="15EEC458">
      <w:start w:val="1"/>
      <w:numFmt w:val="lowerLetter"/>
      <w:lvlText w:val="%2."/>
      <w:lvlJc w:val="left"/>
      <w:pPr>
        <w:ind w:left="1440" w:hanging="360"/>
      </w:pPr>
    </w:lvl>
    <w:lvl w:ilvl="2" w:tplc="D9588848">
      <w:start w:val="1"/>
      <w:numFmt w:val="lowerRoman"/>
      <w:lvlText w:val="%3."/>
      <w:lvlJc w:val="right"/>
      <w:pPr>
        <w:ind w:left="2160" w:hanging="180"/>
      </w:pPr>
    </w:lvl>
    <w:lvl w:ilvl="3" w:tplc="A4D8A452">
      <w:start w:val="1"/>
      <w:numFmt w:val="decimal"/>
      <w:lvlText w:val="%4."/>
      <w:lvlJc w:val="left"/>
      <w:pPr>
        <w:ind w:left="2880" w:hanging="360"/>
      </w:pPr>
    </w:lvl>
    <w:lvl w:ilvl="4" w:tplc="72A80D98">
      <w:start w:val="1"/>
      <w:numFmt w:val="lowerLetter"/>
      <w:lvlText w:val="%5."/>
      <w:lvlJc w:val="left"/>
      <w:pPr>
        <w:ind w:left="3600" w:hanging="360"/>
      </w:pPr>
    </w:lvl>
    <w:lvl w:ilvl="5" w:tplc="BD306874">
      <w:start w:val="1"/>
      <w:numFmt w:val="lowerRoman"/>
      <w:lvlText w:val="%6."/>
      <w:lvlJc w:val="right"/>
      <w:pPr>
        <w:ind w:left="4320" w:hanging="180"/>
      </w:pPr>
    </w:lvl>
    <w:lvl w:ilvl="6" w:tplc="8578BE26">
      <w:start w:val="1"/>
      <w:numFmt w:val="decimal"/>
      <w:lvlText w:val="%7."/>
      <w:lvlJc w:val="left"/>
      <w:pPr>
        <w:ind w:left="5040" w:hanging="360"/>
      </w:pPr>
    </w:lvl>
    <w:lvl w:ilvl="7" w:tplc="6D12E594">
      <w:start w:val="1"/>
      <w:numFmt w:val="lowerLetter"/>
      <w:lvlText w:val="%8."/>
      <w:lvlJc w:val="left"/>
      <w:pPr>
        <w:ind w:left="5760" w:hanging="360"/>
      </w:pPr>
    </w:lvl>
    <w:lvl w:ilvl="8" w:tplc="21F05ACC">
      <w:start w:val="1"/>
      <w:numFmt w:val="lowerRoman"/>
      <w:lvlText w:val="%9."/>
      <w:lvlJc w:val="right"/>
      <w:pPr>
        <w:ind w:left="6480" w:hanging="180"/>
      </w:pPr>
    </w:lvl>
  </w:abstractNum>
  <w:abstractNum w:abstractNumId="5" w15:restartNumberingAfterBreak="0">
    <w:nsid w:val="3D0A6CC5"/>
    <w:multiLevelType w:val="hybridMultilevel"/>
    <w:tmpl w:val="B1CED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286951"/>
    <w:multiLevelType w:val="hybridMultilevel"/>
    <w:tmpl w:val="4E20A666"/>
    <w:lvl w:ilvl="0" w:tplc="00B8E058">
      <w:start w:val="1"/>
      <w:numFmt w:val="decimal"/>
      <w:lvlText w:val="%1."/>
      <w:lvlJc w:val="left"/>
      <w:pPr>
        <w:ind w:left="720" w:hanging="360"/>
      </w:pPr>
    </w:lvl>
    <w:lvl w:ilvl="1" w:tplc="274CE6D2">
      <w:start w:val="1"/>
      <w:numFmt w:val="lowerLetter"/>
      <w:lvlText w:val="%2."/>
      <w:lvlJc w:val="left"/>
      <w:pPr>
        <w:ind w:left="1440" w:hanging="360"/>
      </w:pPr>
    </w:lvl>
    <w:lvl w:ilvl="2" w:tplc="A70AD532">
      <w:start w:val="1"/>
      <w:numFmt w:val="lowerRoman"/>
      <w:lvlText w:val="%3."/>
      <w:lvlJc w:val="right"/>
      <w:pPr>
        <w:ind w:left="2160" w:hanging="180"/>
      </w:pPr>
    </w:lvl>
    <w:lvl w:ilvl="3" w:tplc="6650847A">
      <w:start w:val="1"/>
      <w:numFmt w:val="decimal"/>
      <w:lvlText w:val="%4."/>
      <w:lvlJc w:val="left"/>
      <w:pPr>
        <w:ind w:left="2880" w:hanging="360"/>
      </w:pPr>
    </w:lvl>
    <w:lvl w:ilvl="4" w:tplc="ABD0EBC2">
      <w:start w:val="1"/>
      <w:numFmt w:val="lowerLetter"/>
      <w:lvlText w:val="%5."/>
      <w:lvlJc w:val="left"/>
      <w:pPr>
        <w:ind w:left="3600" w:hanging="360"/>
      </w:pPr>
    </w:lvl>
    <w:lvl w:ilvl="5" w:tplc="3AA64412">
      <w:start w:val="1"/>
      <w:numFmt w:val="lowerRoman"/>
      <w:lvlText w:val="%6."/>
      <w:lvlJc w:val="right"/>
      <w:pPr>
        <w:ind w:left="4320" w:hanging="180"/>
      </w:pPr>
    </w:lvl>
    <w:lvl w:ilvl="6" w:tplc="D680740E">
      <w:start w:val="1"/>
      <w:numFmt w:val="decimal"/>
      <w:lvlText w:val="%7."/>
      <w:lvlJc w:val="left"/>
      <w:pPr>
        <w:ind w:left="5040" w:hanging="360"/>
      </w:pPr>
    </w:lvl>
    <w:lvl w:ilvl="7" w:tplc="CE066C74">
      <w:start w:val="1"/>
      <w:numFmt w:val="lowerLetter"/>
      <w:lvlText w:val="%8."/>
      <w:lvlJc w:val="left"/>
      <w:pPr>
        <w:ind w:left="5760" w:hanging="360"/>
      </w:pPr>
    </w:lvl>
    <w:lvl w:ilvl="8" w:tplc="F81005CA">
      <w:start w:val="1"/>
      <w:numFmt w:val="lowerRoman"/>
      <w:lvlText w:val="%9."/>
      <w:lvlJc w:val="right"/>
      <w:pPr>
        <w:ind w:left="6480" w:hanging="180"/>
      </w:pPr>
    </w:lvl>
  </w:abstractNum>
  <w:abstractNum w:abstractNumId="7" w15:restartNumberingAfterBreak="0">
    <w:nsid w:val="4F4E1E92"/>
    <w:multiLevelType w:val="hybridMultilevel"/>
    <w:tmpl w:val="1AB03D14"/>
    <w:lvl w:ilvl="0" w:tplc="8C482CA2">
      <w:start w:val="1"/>
      <w:numFmt w:val="decimal"/>
      <w:lvlText w:val="%1."/>
      <w:lvlJc w:val="left"/>
      <w:pPr>
        <w:ind w:left="720" w:hanging="360"/>
      </w:pPr>
    </w:lvl>
    <w:lvl w:ilvl="1" w:tplc="C61216F2">
      <w:start w:val="1"/>
      <w:numFmt w:val="lowerLetter"/>
      <w:lvlText w:val="%2."/>
      <w:lvlJc w:val="left"/>
      <w:pPr>
        <w:ind w:left="1440" w:hanging="360"/>
      </w:pPr>
    </w:lvl>
    <w:lvl w:ilvl="2" w:tplc="9DB812F0">
      <w:start w:val="1"/>
      <w:numFmt w:val="lowerRoman"/>
      <w:lvlText w:val="%3."/>
      <w:lvlJc w:val="right"/>
      <w:pPr>
        <w:ind w:left="2160" w:hanging="180"/>
      </w:pPr>
    </w:lvl>
    <w:lvl w:ilvl="3" w:tplc="FA367072">
      <w:start w:val="1"/>
      <w:numFmt w:val="decimal"/>
      <w:lvlText w:val="%4."/>
      <w:lvlJc w:val="left"/>
      <w:pPr>
        <w:ind w:left="2880" w:hanging="360"/>
      </w:pPr>
    </w:lvl>
    <w:lvl w:ilvl="4" w:tplc="4BC2A24E">
      <w:start w:val="1"/>
      <w:numFmt w:val="lowerLetter"/>
      <w:lvlText w:val="%5."/>
      <w:lvlJc w:val="left"/>
      <w:pPr>
        <w:ind w:left="3600" w:hanging="360"/>
      </w:pPr>
    </w:lvl>
    <w:lvl w:ilvl="5" w:tplc="120A67CA">
      <w:start w:val="1"/>
      <w:numFmt w:val="lowerRoman"/>
      <w:lvlText w:val="%6."/>
      <w:lvlJc w:val="right"/>
      <w:pPr>
        <w:ind w:left="4320" w:hanging="180"/>
      </w:pPr>
    </w:lvl>
    <w:lvl w:ilvl="6" w:tplc="41D4BEDA">
      <w:start w:val="1"/>
      <w:numFmt w:val="decimal"/>
      <w:lvlText w:val="%7."/>
      <w:lvlJc w:val="left"/>
      <w:pPr>
        <w:ind w:left="5040" w:hanging="360"/>
      </w:pPr>
    </w:lvl>
    <w:lvl w:ilvl="7" w:tplc="66321A5E">
      <w:start w:val="1"/>
      <w:numFmt w:val="lowerLetter"/>
      <w:lvlText w:val="%8."/>
      <w:lvlJc w:val="left"/>
      <w:pPr>
        <w:ind w:left="5760" w:hanging="360"/>
      </w:pPr>
    </w:lvl>
    <w:lvl w:ilvl="8" w:tplc="D46A9E42">
      <w:start w:val="1"/>
      <w:numFmt w:val="lowerRoman"/>
      <w:lvlText w:val="%9."/>
      <w:lvlJc w:val="right"/>
      <w:pPr>
        <w:ind w:left="6480" w:hanging="180"/>
      </w:pPr>
    </w:lvl>
  </w:abstractNum>
  <w:abstractNum w:abstractNumId="8" w15:restartNumberingAfterBreak="0">
    <w:nsid w:val="554D3E83"/>
    <w:multiLevelType w:val="hybridMultilevel"/>
    <w:tmpl w:val="B6FEC45C"/>
    <w:lvl w:ilvl="0" w:tplc="A268D8E4">
      <w:start w:val="1"/>
      <w:numFmt w:val="decimal"/>
      <w:lvlText w:val="%1."/>
      <w:lvlJc w:val="left"/>
      <w:pPr>
        <w:ind w:left="720" w:hanging="360"/>
      </w:pPr>
    </w:lvl>
    <w:lvl w:ilvl="1" w:tplc="58923CA4">
      <w:start w:val="1"/>
      <w:numFmt w:val="lowerLetter"/>
      <w:lvlText w:val="%2."/>
      <w:lvlJc w:val="left"/>
      <w:pPr>
        <w:ind w:left="1440" w:hanging="360"/>
      </w:pPr>
    </w:lvl>
    <w:lvl w:ilvl="2" w:tplc="AB021004">
      <w:start w:val="1"/>
      <w:numFmt w:val="lowerRoman"/>
      <w:lvlText w:val="%3."/>
      <w:lvlJc w:val="right"/>
      <w:pPr>
        <w:ind w:left="2160" w:hanging="180"/>
      </w:pPr>
    </w:lvl>
    <w:lvl w:ilvl="3" w:tplc="B5F281AE">
      <w:start w:val="1"/>
      <w:numFmt w:val="decimal"/>
      <w:lvlText w:val="%4."/>
      <w:lvlJc w:val="left"/>
      <w:pPr>
        <w:ind w:left="2880" w:hanging="360"/>
      </w:pPr>
    </w:lvl>
    <w:lvl w:ilvl="4" w:tplc="8208E9BA">
      <w:start w:val="1"/>
      <w:numFmt w:val="lowerLetter"/>
      <w:lvlText w:val="%5."/>
      <w:lvlJc w:val="left"/>
      <w:pPr>
        <w:ind w:left="3600" w:hanging="360"/>
      </w:pPr>
    </w:lvl>
    <w:lvl w:ilvl="5" w:tplc="2AD2471C">
      <w:start w:val="1"/>
      <w:numFmt w:val="lowerRoman"/>
      <w:lvlText w:val="%6."/>
      <w:lvlJc w:val="right"/>
      <w:pPr>
        <w:ind w:left="4320" w:hanging="180"/>
      </w:pPr>
    </w:lvl>
    <w:lvl w:ilvl="6" w:tplc="4FFCF324">
      <w:start w:val="1"/>
      <w:numFmt w:val="decimal"/>
      <w:lvlText w:val="%7."/>
      <w:lvlJc w:val="left"/>
      <w:pPr>
        <w:ind w:left="5040" w:hanging="360"/>
      </w:pPr>
    </w:lvl>
    <w:lvl w:ilvl="7" w:tplc="380C6F98">
      <w:start w:val="1"/>
      <w:numFmt w:val="lowerLetter"/>
      <w:lvlText w:val="%8."/>
      <w:lvlJc w:val="left"/>
      <w:pPr>
        <w:ind w:left="5760" w:hanging="360"/>
      </w:pPr>
    </w:lvl>
    <w:lvl w:ilvl="8" w:tplc="7E306820">
      <w:start w:val="1"/>
      <w:numFmt w:val="lowerRoman"/>
      <w:lvlText w:val="%9."/>
      <w:lvlJc w:val="right"/>
      <w:pPr>
        <w:ind w:left="6480" w:hanging="180"/>
      </w:pPr>
    </w:lvl>
  </w:abstractNum>
  <w:abstractNum w:abstractNumId="9" w15:restartNumberingAfterBreak="0">
    <w:nsid w:val="5EA1237C"/>
    <w:multiLevelType w:val="hybridMultilevel"/>
    <w:tmpl w:val="11707660"/>
    <w:lvl w:ilvl="0" w:tplc="A0A6A768">
      <w:start w:val="1"/>
      <w:numFmt w:val="decimal"/>
      <w:lvlText w:val="%1."/>
      <w:lvlJc w:val="left"/>
      <w:pPr>
        <w:ind w:left="720" w:hanging="360"/>
      </w:pPr>
    </w:lvl>
    <w:lvl w:ilvl="1" w:tplc="F286B424">
      <w:start w:val="1"/>
      <w:numFmt w:val="lowerLetter"/>
      <w:lvlText w:val="%2."/>
      <w:lvlJc w:val="left"/>
      <w:pPr>
        <w:ind w:left="1440" w:hanging="360"/>
      </w:pPr>
    </w:lvl>
    <w:lvl w:ilvl="2" w:tplc="43EAB282">
      <w:start w:val="1"/>
      <w:numFmt w:val="lowerRoman"/>
      <w:lvlText w:val="%3."/>
      <w:lvlJc w:val="right"/>
      <w:pPr>
        <w:ind w:left="2160" w:hanging="180"/>
      </w:pPr>
    </w:lvl>
    <w:lvl w:ilvl="3" w:tplc="C2ACB6F8">
      <w:start w:val="1"/>
      <w:numFmt w:val="decimal"/>
      <w:lvlText w:val="%4."/>
      <w:lvlJc w:val="left"/>
      <w:pPr>
        <w:ind w:left="2880" w:hanging="360"/>
      </w:pPr>
    </w:lvl>
    <w:lvl w:ilvl="4" w:tplc="C6F4FB98">
      <w:start w:val="1"/>
      <w:numFmt w:val="lowerLetter"/>
      <w:lvlText w:val="%5."/>
      <w:lvlJc w:val="left"/>
      <w:pPr>
        <w:ind w:left="3600" w:hanging="360"/>
      </w:pPr>
    </w:lvl>
    <w:lvl w:ilvl="5" w:tplc="B84A7496">
      <w:start w:val="1"/>
      <w:numFmt w:val="lowerRoman"/>
      <w:lvlText w:val="%6."/>
      <w:lvlJc w:val="right"/>
      <w:pPr>
        <w:ind w:left="4320" w:hanging="180"/>
      </w:pPr>
    </w:lvl>
    <w:lvl w:ilvl="6" w:tplc="05B8C750">
      <w:start w:val="1"/>
      <w:numFmt w:val="decimal"/>
      <w:lvlText w:val="%7."/>
      <w:lvlJc w:val="left"/>
      <w:pPr>
        <w:ind w:left="5040" w:hanging="360"/>
      </w:pPr>
    </w:lvl>
    <w:lvl w:ilvl="7" w:tplc="EA3A4EFA">
      <w:start w:val="1"/>
      <w:numFmt w:val="lowerLetter"/>
      <w:lvlText w:val="%8."/>
      <w:lvlJc w:val="left"/>
      <w:pPr>
        <w:ind w:left="5760" w:hanging="360"/>
      </w:pPr>
    </w:lvl>
    <w:lvl w:ilvl="8" w:tplc="55087F62">
      <w:start w:val="1"/>
      <w:numFmt w:val="lowerRoman"/>
      <w:lvlText w:val="%9."/>
      <w:lvlJc w:val="right"/>
      <w:pPr>
        <w:ind w:left="6480" w:hanging="180"/>
      </w:pPr>
    </w:lvl>
  </w:abstractNum>
  <w:abstractNum w:abstractNumId="10" w15:restartNumberingAfterBreak="0">
    <w:nsid w:val="63C55911"/>
    <w:multiLevelType w:val="hybridMultilevel"/>
    <w:tmpl w:val="8FB44EF2"/>
    <w:lvl w:ilvl="0" w:tplc="0409000F">
      <w:start w:val="1"/>
      <w:numFmt w:val="decimal"/>
      <w:lvlText w:val="%1."/>
      <w:lvlJc w:val="left"/>
      <w:pPr>
        <w:ind w:left="720" w:hanging="360"/>
      </w:pPr>
    </w:lvl>
    <w:lvl w:ilvl="1" w:tplc="57584B54">
      <w:start w:val="1"/>
      <w:numFmt w:val="lowerLetter"/>
      <w:lvlText w:val="%2."/>
      <w:lvlJc w:val="left"/>
      <w:pPr>
        <w:ind w:left="1440" w:hanging="360"/>
      </w:pPr>
    </w:lvl>
    <w:lvl w:ilvl="2" w:tplc="62D859EC">
      <w:start w:val="1"/>
      <w:numFmt w:val="lowerRoman"/>
      <w:lvlText w:val="%3."/>
      <w:lvlJc w:val="right"/>
      <w:pPr>
        <w:ind w:left="2160" w:hanging="180"/>
      </w:pPr>
    </w:lvl>
    <w:lvl w:ilvl="3" w:tplc="377609DE">
      <w:start w:val="1"/>
      <w:numFmt w:val="decimal"/>
      <w:lvlText w:val="%4."/>
      <w:lvlJc w:val="left"/>
      <w:pPr>
        <w:ind w:left="2880" w:hanging="360"/>
      </w:pPr>
    </w:lvl>
    <w:lvl w:ilvl="4" w:tplc="C99A926C">
      <w:start w:val="1"/>
      <w:numFmt w:val="lowerLetter"/>
      <w:lvlText w:val="%5."/>
      <w:lvlJc w:val="left"/>
      <w:pPr>
        <w:ind w:left="3600" w:hanging="360"/>
      </w:pPr>
    </w:lvl>
    <w:lvl w:ilvl="5" w:tplc="CE9E184E">
      <w:start w:val="1"/>
      <w:numFmt w:val="lowerRoman"/>
      <w:lvlText w:val="%6."/>
      <w:lvlJc w:val="right"/>
      <w:pPr>
        <w:ind w:left="4320" w:hanging="180"/>
      </w:pPr>
    </w:lvl>
    <w:lvl w:ilvl="6" w:tplc="CDB64950">
      <w:start w:val="1"/>
      <w:numFmt w:val="decimal"/>
      <w:lvlText w:val="%7."/>
      <w:lvlJc w:val="left"/>
      <w:pPr>
        <w:ind w:left="5040" w:hanging="360"/>
      </w:pPr>
    </w:lvl>
    <w:lvl w:ilvl="7" w:tplc="F93E7E94">
      <w:start w:val="1"/>
      <w:numFmt w:val="lowerLetter"/>
      <w:lvlText w:val="%8."/>
      <w:lvlJc w:val="left"/>
      <w:pPr>
        <w:ind w:left="5760" w:hanging="360"/>
      </w:pPr>
    </w:lvl>
    <w:lvl w:ilvl="8" w:tplc="6C4C42B6">
      <w:start w:val="1"/>
      <w:numFmt w:val="lowerRoman"/>
      <w:lvlText w:val="%9."/>
      <w:lvlJc w:val="right"/>
      <w:pPr>
        <w:ind w:left="6480" w:hanging="180"/>
      </w:pPr>
    </w:lvl>
  </w:abstractNum>
  <w:abstractNum w:abstractNumId="11" w15:restartNumberingAfterBreak="0">
    <w:nsid w:val="68BF3828"/>
    <w:multiLevelType w:val="hybridMultilevel"/>
    <w:tmpl w:val="3B9661A8"/>
    <w:lvl w:ilvl="0" w:tplc="CB38CCAE">
      <w:start w:val="1"/>
      <w:numFmt w:val="decimal"/>
      <w:lvlText w:val="%1."/>
      <w:lvlJc w:val="left"/>
      <w:pPr>
        <w:ind w:left="720" w:hanging="360"/>
      </w:pPr>
    </w:lvl>
    <w:lvl w:ilvl="1" w:tplc="BE066084">
      <w:start w:val="1"/>
      <w:numFmt w:val="lowerLetter"/>
      <w:lvlText w:val="%2."/>
      <w:lvlJc w:val="left"/>
      <w:pPr>
        <w:ind w:left="1440" w:hanging="360"/>
      </w:pPr>
    </w:lvl>
    <w:lvl w:ilvl="2" w:tplc="40B6E1CA">
      <w:start w:val="1"/>
      <w:numFmt w:val="lowerRoman"/>
      <w:lvlText w:val="%3."/>
      <w:lvlJc w:val="right"/>
      <w:pPr>
        <w:ind w:left="2160" w:hanging="180"/>
      </w:pPr>
    </w:lvl>
    <w:lvl w:ilvl="3" w:tplc="A3CA0028">
      <w:start w:val="1"/>
      <w:numFmt w:val="decimal"/>
      <w:lvlText w:val="%4."/>
      <w:lvlJc w:val="left"/>
      <w:pPr>
        <w:ind w:left="2880" w:hanging="360"/>
      </w:pPr>
    </w:lvl>
    <w:lvl w:ilvl="4" w:tplc="6060A1E4">
      <w:start w:val="1"/>
      <w:numFmt w:val="lowerLetter"/>
      <w:lvlText w:val="%5."/>
      <w:lvlJc w:val="left"/>
      <w:pPr>
        <w:ind w:left="3600" w:hanging="360"/>
      </w:pPr>
    </w:lvl>
    <w:lvl w:ilvl="5" w:tplc="3B7ED56A">
      <w:start w:val="1"/>
      <w:numFmt w:val="lowerRoman"/>
      <w:lvlText w:val="%6."/>
      <w:lvlJc w:val="right"/>
      <w:pPr>
        <w:ind w:left="4320" w:hanging="180"/>
      </w:pPr>
    </w:lvl>
    <w:lvl w:ilvl="6" w:tplc="FC1A2D86">
      <w:start w:val="1"/>
      <w:numFmt w:val="decimal"/>
      <w:lvlText w:val="%7."/>
      <w:lvlJc w:val="left"/>
      <w:pPr>
        <w:ind w:left="5040" w:hanging="360"/>
      </w:pPr>
    </w:lvl>
    <w:lvl w:ilvl="7" w:tplc="C452037A">
      <w:start w:val="1"/>
      <w:numFmt w:val="lowerLetter"/>
      <w:lvlText w:val="%8."/>
      <w:lvlJc w:val="left"/>
      <w:pPr>
        <w:ind w:left="5760" w:hanging="360"/>
      </w:pPr>
    </w:lvl>
    <w:lvl w:ilvl="8" w:tplc="D2F20842">
      <w:start w:val="1"/>
      <w:numFmt w:val="lowerRoman"/>
      <w:lvlText w:val="%9."/>
      <w:lvlJc w:val="right"/>
      <w:pPr>
        <w:ind w:left="6480" w:hanging="180"/>
      </w:pPr>
    </w:lvl>
  </w:abstractNum>
  <w:abstractNum w:abstractNumId="12" w15:restartNumberingAfterBreak="0">
    <w:nsid w:val="71F6287E"/>
    <w:multiLevelType w:val="hybridMultilevel"/>
    <w:tmpl w:val="49C220C2"/>
    <w:lvl w:ilvl="0" w:tplc="2020E054">
      <w:start w:val="1"/>
      <w:numFmt w:val="decimal"/>
      <w:lvlText w:val="%1."/>
      <w:lvlJc w:val="left"/>
      <w:pPr>
        <w:ind w:left="720" w:hanging="360"/>
      </w:pPr>
    </w:lvl>
    <w:lvl w:ilvl="1" w:tplc="A97EDEEE">
      <w:start w:val="1"/>
      <w:numFmt w:val="lowerLetter"/>
      <w:lvlText w:val="%2."/>
      <w:lvlJc w:val="left"/>
      <w:pPr>
        <w:ind w:left="1440" w:hanging="360"/>
      </w:pPr>
    </w:lvl>
    <w:lvl w:ilvl="2" w:tplc="DACEA6DE">
      <w:start w:val="1"/>
      <w:numFmt w:val="lowerRoman"/>
      <w:lvlText w:val="%3."/>
      <w:lvlJc w:val="right"/>
      <w:pPr>
        <w:ind w:left="2160" w:hanging="180"/>
      </w:pPr>
    </w:lvl>
    <w:lvl w:ilvl="3" w:tplc="22BAC37C">
      <w:start w:val="1"/>
      <w:numFmt w:val="decimal"/>
      <w:lvlText w:val="%4."/>
      <w:lvlJc w:val="left"/>
      <w:pPr>
        <w:ind w:left="2880" w:hanging="360"/>
      </w:pPr>
    </w:lvl>
    <w:lvl w:ilvl="4" w:tplc="EA3480BC">
      <w:start w:val="1"/>
      <w:numFmt w:val="lowerLetter"/>
      <w:lvlText w:val="%5."/>
      <w:lvlJc w:val="left"/>
      <w:pPr>
        <w:ind w:left="3600" w:hanging="360"/>
      </w:pPr>
    </w:lvl>
    <w:lvl w:ilvl="5" w:tplc="3CE0BE46">
      <w:start w:val="1"/>
      <w:numFmt w:val="lowerRoman"/>
      <w:lvlText w:val="%6."/>
      <w:lvlJc w:val="right"/>
      <w:pPr>
        <w:ind w:left="4320" w:hanging="180"/>
      </w:pPr>
    </w:lvl>
    <w:lvl w:ilvl="6" w:tplc="FE70C614">
      <w:start w:val="1"/>
      <w:numFmt w:val="decimal"/>
      <w:lvlText w:val="%7."/>
      <w:lvlJc w:val="left"/>
      <w:pPr>
        <w:ind w:left="5040" w:hanging="360"/>
      </w:pPr>
    </w:lvl>
    <w:lvl w:ilvl="7" w:tplc="7D8E56E2">
      <w:start w:val="1"/>
      <w:numFmt w:val="lowerLetter"/>
      <w:lvlText w:val="%8."/>
      <w:lvlJc w:val="left"/>
      <w:pPr>
        <w:ind w:left="5760" w:hanging="360"/>
      </w:pPr>
    </w:lvl>
    <w:lvl w:ilvl="8" w:tplc="87D22D74">
      <w:start w:val="1"/>
      <w:numFmt w:val="lowerRoman"/>
      <w:lvlText w:val="%9."/>
      <w:lvlJc w:val="right"/>
      <w:pPr>
        <w:ind w:left="6480" w:hanging="180"/>
      </w:pPr>
    </w:lvl>
  </w:abstractNum>
  <w:abstractNum w:abstractNumId="13" w15:restartNumberingAfterBreak="0">
    <w:nsid w:val="7BEE1E2C"/>
    <w:multiLevelType w:val="hybridMultilevel"/>
    <w:tmpl w:val="874E611C"/>
    <w:lvl w:ilvl="0" w:tplc="CB0042BE">
      <w:start w:val="1"/>
      <w:numFmt w:val="decimal"/>
      <w:lvlText w:val="%1."/>
      <w:lvlJc w:val="left"/>
      <w:pPr>
        <w:ind w:left="720" w:hanging="360"/>
      </w:pPr>
    </w:lvl>
    <w:lvl w:ilvl="1" w:tplc="E5547F6C">
      <w:start w:val="1"/>
      <w:numFmt w:val="lowerLetter"/>
      <w:lvlText w:val="%2."/>
      <w:lvlJc w:val="left"/>
      <w:pPr>
        <w:ind w:left="1440" w:hanging="360"/>
      </w:pPr>
    </w:lvl>
    <w:lvl w:ilvl="2" w:tplc="BBF40F1E">
      <w:start w:val="1"/>
      <w:numFmt w:val="lowerRoman"/>
      <w:lvlText w:val="%3."/>
      <w:lvlJc w:val="right"/>
      <w:pPr>
        <w:ind w:left="2160" w:hanging="180"/>
      </w:pPr>
    </w:lvl>
    <w:lvl w:ilvl="3" w:tplc="70F86D04">
      <w:start w:val="1"/>
      <w:numFmt w:val="decimal"/>
      <w:lvlText w:val="%4."/>
      <w:lvlJc w:val="left"/>
      <w:pPr>
        <w:ind w:left="2880" w:hanging="360"/>
      </w:pPr>
    </w:lvl>
    <w:lvl w:ilvl="4" w:tplc="8D44CEB8">
      <w:start w:val="1"/>
      <w:numFmt w:val="lowerLetter"/>
      <w:lvlText w:val="%5."/>
      <w:lvlJc w:val="left"/>
      <w:pPr>
        <w:ind w:left="3600" w:hanging="360"/>
      </w:pPr>
    </w:lvl>
    <w:lvl w:ilvl="5" w:tplc="1A1CF64A">
      <w:start w:val="1"/>
      <w:numFmt w:val="lowerRoman"/>
      <w:lvlText w:val="%6."/>
      <w:lvlJc w:val="right"/>
      <w:pPr>
        <w:ind w:left="4320" w:hanging="180"/>
      </w:pPr>
    </w:lvl>
    <w:lvl w:ilvl="6" w:tplc="3E00F682">
      <w:start w:val="1"/>
      <w:numFmt w:val="decimal"/>
      <w:lvlText w:val="%7."/>
      <w:lvlJc w:val="left"/>
      <w:pPr>
        <w:ind w:left="5040" w:hanging="360"/>
      </w:pPr>
    </w:lvl>
    <w:lvl w:ilvl="7" w:tplc="83E2F412">
      <w:start w:val="1"/>
      <w:numFmt w:val="lowerLetter"/>
      <w:lvlText w:val="%8."/>
      <w:lvlJc w:val="left"/>
      <w:pPr>
        <w:ind w:left="5760" w:hanging="360"/>
      </w:pPr>
    </w:lvl>
    <w:lvl w:ilvl="8" w:tplc="D7709260">
      <w:start w:val="1"/>
      <w:numFmt w:val="lowerRoman"/>
      <w:lvlText w:val="%9."/>
      <w:lvlJc w:val="right"/>
      <w:pPr>
        <w:ind w:left="6480" w:hanging="180"/>
      </w:pPr>
    </w:lvl>
  </w:abstractNum>
  <w:abstractNum w:abstractNumId="14" w15:restartNumberingAfterBreak="0">
    <w:nsid w:val="7C7018F8"/>
    <w:multiLevelType w:val="hybridMultilevel"/>
    <w:tmpl w:val="4B44C554"/>
    <w:lvl w:ilvl="0" w:tplc="A76EB810">
      <w:start w:val="1"/>
      <w:numFmt w:val="decimal"/>
      <w:lvlText w:val="%1."/>
      <w:lvlJc w:val="left"/>
      <w:pPr>
        <w:ind w:left="720" w:hanging="360"/>
      </w:pPr>
    </w:lvl>
    <w:lvl w:ilvl="1" w:tplc="C936D340">
      <w:start w:val="1"/>
      <w:numFmt w:val="lowerLetter"/>
      <w:lvlText w:val="%2."/>
      <w:lvlJc w:val="left"/>
      <w:pPr>
        <w:ind w:left="1440" w:hanging="360"/>
      </w:pPr>
    </w:lvl>
    <w:lvl w:ilvl="2" w:tplc="FEC8EB92">
      <w:start w:val="1"/>
      <w:numFmt w:val="lowerRoman"/>
      <w:lvlText w:val="%3."/>
      <w:lvlJc w:val="right"/>
      <w:pPr>
        <w:ind w:left="2160" w:hanging="180"/>
      </w:pPr>
    </w:lvl>
    <w:lvl w:ilvl="3" w:tplc="D842F92A">
      <w:start w:val="1"/>
      <w:numFmt w:val="decimal"/>
      <w:lvlText w:val="%4."/>
      <w:lvlJc w:val="left"/>
      <w:pPr>
        <w:ind w:left="2880" w:hanging="360"/>
      </w:pPr>
    </w:lvl>
    <w:lvl w:ilvl="4" w:tplc="6AE2E1A8">
      <w:start w:val="1"/>
      <w:numFmt w:val="lowerLetter"/>
      <w:lvlText w:val="%5."/>
      <w:lvlJc w:val="left"/>
      <w:pPr>
        <w:ind w:left="3600" w:hanging="360"/>
      </w:pPr>
    </w:lvl>
    <w:lvl w:ilvl="5" w:tplc="A2344FE8">
      <w:start w:val="1"/>
      <w:numFmt w:val="lowerRoman"/>
      <w:lvlText w:val="%6."/>
      <w:lvlJc w:val="right"/>
      <w:pPr>
        <w:ind w:left="4320" w:hanging="180"/>
      </w:pPr>
    </w:lvl>
    <w:lvl w:ilvl="6" w:tplc="FB0A4BFE">
      <w:start w:val="1"/>
      <w:numFmt w:val="decimal"/>
      <w:lvlText w:val="%7."/>
      <w:lvlJc w:val="left"/>
      <w:pPr>
        <w:ind w:left="5040" w:hanging="360"/>
      </w:pPr>
    </w:lvl>
    <w:lvl w:ilvl="7" w:tplc="AD620A1E">
      <w:start w:val="1"/>
      <w:numFmt w:val="lowerLetter"/>
      <w:lvlText w:val="%8."/>
      <w:lvlJc w:val="left"/>
      <w:pPr>
        <w:ind w:left="5760" w:hanging="360"/>
      </w:pPr>
    </w:lvl>
    <w:lvl w:ilvl="8" w:tplc="716A67A6">
      <w:start w:val="1"/>
      <w:numFmt w:val="lowerRoman"/>
      <w:lvlText w:val="%9."/>
      <w:lvlJc w:val="right"/>
      <w:pPr>
        <w:ind w:left="6480" w:hanging="180"/>
      </w:pPr>
    </w:lvl>
  </w:abstractNum>
  <w:num w:numId="1" w16cid:durableId="1543058785">
    <w:abstractNumId w:val="14"/>
  </w:num>
  <w:num w:numId="2" w16cid:durableId="1789276100">
    <w:abstractNumId w:val="8"/>
  </w:num>
  <w:num w:numId="3" w16cid:durableId="556165722">
    <w:abstractNumId w:val="13"/>
  </w:num>
  <w:num w:numId="4" w16cid:durableId="445933037">
    <w:abstractNumId w:val="12"/>
  </w:num>
  <w:num w:numId="5" w16cid:durableId="2113427484">
    <w:abstractNumId w:val="0"/>
  </w:num>
  <w:num w:numId="6" w16cid:durableId="983659534">
    <w:abstractNumId w:val="11"/>
  </w:num>
  <w:num w:numId="7" w16cid:durableId="960038259">
    <w:abstractNumId w:val="10"/>
  </w:num>
  <w:num w:numId="8" w16cid:durableId="1563717120">
    <w:abstractNumId w:val="6"/>
  </w:num>
  <w:num w:numId="9" w16cid:durableId="2062558898">
    <w:abstractNumId w:val="4"/>
  </w:num>
  <w:num w:numId="10" w16cid:durableId="1203175811">
    <w:abstractNumId w:val="7"/>
  </w:num>
  <w:num w:numId="11" w16cid:durableId="946278070">
    <w:abstractNumId w:val="9"/>
  </w:num>
  <w:num w:numId="12" w16cid:durableId="1375227930">
    <w:abstractNumId w:val="1"/>
  </w:num>
  <w:num w:numId="13" w16cid:durableId="1744528917">
    <w:abstractNumId w:val="2"/>
  </w:num>
  <w:num w:numId="14" w16cid:durableId="332530503">
    <w:abstractNumId w:val="3"/>
  </w:num>
  <w:num w:numId="15" w16cid:durableId="126322560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yron Steeves">
    <w15:presenceInfo w15:providerId="Windows Live" w15:userId="05c89dc2a1fa40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1C4C4D3"/>
    <w:rsid w:val="00043C88"/>
    <w:rsid w:val="00060C60"/>
    <w:rsid w:val="00063539"/>
    <w:rsid w:val="000663F1"/>
    <w:rsid w:val="00076C53"/>
    <w:rsid w:val="00095747"/>
    <w:rsid w:val="000A59A0"/>
    <w:rsid w:val="000C19CC"/>
    <w:rsid w:val="000C376F"/>
    <w:rsid w:val="000D70AB"/>
    <w:rsid w:val="000E53D5"/>
    <w:rsid w:val="001026C1"/>
    <w:rsid w:val="00121A4A"/>
    <w:rsid w:val="001314E0"/>
    <w:rsid w:val="001343C7"/>
    <w:rsid w:val="001C0522"/>
    <w:rsid w:val="001F23FF"/>
    <w:rsid w:val="002A52DF"/>
    <w:rsid w:val="002C20EC"/>
    <w:rsid w:val="002C536A"/>
    <w:rsid w:val="002E7723"/>
    <w:rsid w:val="00316B19"/>
    <w:rsid w:val="00320370"/>
    <w:rsid w:val="00365D08"/>
    <w:rsid w:val="00367156"/>
    <w:rsid w:val="00396894"/>
    <w:rsid w:val="003C3561"/>
    <w:rsid w:val="003E280F"/>
    <w:rsid w:val="003E30A5"/>
    <w:rsid w:val="00421375"/>
    <w:rsid w:val="00474DF2"/>
    <w:rsid w:val="004A1D71"/>
    <w:rsid w:val="004B1A59"/>
    <w:rsid w:val="00512004"/>
    <w:rsid w:val="0055117E"/>
    <w:rsid w:val="00562744"/>
    <w:rsid w:val="005C0823"/>
    <w:rsid w:val="005D2A63"/>
    <w:rsid w:val="006074F8"/>
    <w:rsid w:val="00614EDD"/>
    <w:rsid w:val="00664733"/>
    <w:rsid w:val="00690318"/>
    <w:rsid w:val="006A0366"/>
    <w:rsid w:val="006B6DE2"/>
    <w:rsid w:val="006E278D"/>
    <w:rsid w:val="006E3110"/>
    <w:rsid w:val="007332D9"/>
    <w:rsid w:val="0074603B"/>
    <w:rsid w:val="00750FFB"/>
    <w:rsid w:val="007576FF"/>
    <w:rsid w:val="0078522B"/>
    <w:rsid w:val="007A0C4A"/>
    <w:rsid w:val="007A16D7"/>
    <w:rsid w:val="007A70A5"/>
    <w:rsid w:val="007D0DF9"/>
    <w:rsid w:val="007D49A8"/>
    <w:rsid w:val="008008A9"/>
    <w:rsid w:val="008349F9"/>
    <w:rsid w:val="0085733F"/>
    <w:rsid w:val="00876DB0"/>
    <w:rsid w:val="0090656F"/>
    <w:rsid w:val="00915E30"/>
    <w:rsid w:val="00943F37"/>
    <w:rsid w:val="009604F5"/>
    <w:rsid w:val="00966414"/>
    <w:rsid w:val="00994CFD"/>
    <w:rsid w:val="009D3F6A"/>
    <w:rsid w:val="009D4E75"/>
    <w:rsid w:val="009F572A"/>
    <w:rsid w:val="00A34E95"/>
    <w:rsid w:val="00A3642E"/>
    <w:rsid w:val="00A46870"/>
    <w:rsid w:val="00A92CA4"/>
    <w:rsid w:val="00AB4F8A"/>
    <w:rsid w:val="00B46BCF"/>
    <w:rsid w:val="00B62A12"/>
    <w:rsid w:val="00B62A8B"/>
    <w:rsid w:val="00B66EC1"/>
    <w:rsid w:val="00B83410"/>
    <w:rsid w:val="00BA0A3A"/>
    <w:rsid w:val="00BD6754"/>
    <w:rsid w:val="00C05E0B"/>
    <w:rsid w:val="00C71A43"/>
    <w:rsid w:val="00C9107E"/>
    <w:rsid w:val="00CC4A00"/>
    <w:rsid w:val="00D36A16"/>
    <w:rsid w:val="00D65CF9"/>
    <w:rsid w:val="00D66078"/>
    <w:rsid w:val="00D71211"/>
    <w:rsid w:val="00DD222F"/>
    <w:rsid w:val="00E3348E"/>
    <w:rsid w:val="00E51198"/>
    <w:rsid w:val="00E66EFF"/>
    <w:rsid w:val="00E804E1"/>
    <w:rsid w:val="00EF0ECF"/>
    <w:rsid w:val="00EF6BA3"/>
    <w:rsid w:val="00EF7F93"/>
    <w:rsid w:val="00F61D61"/>
    <w:rsid w:val="00F62BA7"/>
    <w:rsid w:val="00F84EBF"/>
    <w:rsid w:val="00F858EC"/>
    <w:rsid w:val="00FA1BE7"/>
    <w:rsid w:val="00FC6BB3"/>
    <w:rsid w:val="00FE7A66"/>
    <w:rsid w:val="00FF5FE1"/>
    <w:rsid w:val="0896BB30"/>
    <w:rsid w:val="0C5EEA01"/>
    <w:rsid w:val="10EA152A"/>
    <w:rsid w:val="302EFE19"/>
    <w:rsid w:val="4A362376"/>
    <w:rsid w:val="51C4C4D3"/>
    <w:rsid w:val="6F9E4F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3387E4FD"/>
  <w15:docId w15:val="{FAE5BC3E-14CE-45E0-A148-8A8EC2505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Accent11">
    <w:name w:val="Grid Table 1 Light - Accent 11"/>
    <w:basedOn w:val="Table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076C53"/>
    <w:pPr>
      <w:spacing w:after="0" w:line="240" w:lineRule="auto"/>
    </w:pPr>
  </w:style>
  <w:style w:type="paragraph" w:styleId="BalloonText">
    <w:name w:val="Balloon Text"/>
    <w:basedOn w:val="Normal"/>
    <w:link w:val="BalloonTextChar"/>
    <w:uiPriority w:val="99"/>
    <w:semiHidden/>
    <w:unhideWhenUsed/>
    <w:rsid w:val="00076C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6C5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64598">
      <w:bodyDiv w:val="1"/>
      <w:marLeft w:val="0"/>
      <w:marRight w:val="0"/>
      <w:marTop w:val="0"/>
      <w:marBottom w:val="0"/>
      <w:divBdr>
        <w:top w:val="none" w:sz="0" w:space="0" w:color="auto"/>
        <w:left w:val="none" w:sz="0" w:space="0" w:color="auto"/>
        <w:bottom w:val="none" w:sz="0" w:space="0" w:color="auto"/>
        <w:right w:val="none" w:sz="0" w:space="0" w:color="auto"/>
      </w:divBdr>
    </w:div>
    <w:div w:id="1192763940">
      <w:bodyDiv w:val="1"/>
      <w:marLeft w:val="0"/>
      <w:marRight w:val="0"/>
      <w:marTop w:val="0"/>
      <w:marBottom w:val="0"/>
      <w:divBdr>
        <w:top w:val="none" w:sz="0" w:space="0" w:color="auto"/>
        <w:left w:val="none" w:sz="0" w:space="0" w:color="auto"/>
        <w:bottom w:val="none" w:sz="0" w:space="0" w:color="auto"/>
        <w:right w:val="none" w:sz="0" w:space="0" w:color="auto"/>
      </w:divBdr>
      <w:divsChild>
        <w:div w:id="1953198186">
          <w:marLeft w:val="0"/>
          <w:marRight w:val="0"/>
          <w:marTop w:val="30"/>
          <w:marBottom w:val="0"/>
          <w:divBdr>
            <w:top w:val="none" w:sz="0" w:space="0" w:color="auto"/>
            <w:left w:val="none" w:sz="0" w:space="0" w:color="auto"/>
            <w:bottom w:val="none" w:sz="0" w:space="0" w:color="auto"/>
            <w:right w:val="none" w:sz="0" w:space="0" w:color="auto"/>
          </w:divBdr>
          <w:divsChild>
            <w:div w:id="396904196">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625502943">
      <w:bodyDiv w:val="1"/>
      <w:marLeft w:val="0"/>
      <w:marRight w:val="0"/>
      <w:marTop w:val="0"/>
      <w:marBottom w:val="0"/>
      <w:divBdr>
        <w:top w:val="none" w:sz="0" w:space="0" w:color="auto"/>
        <w:left w:val="none" w:sz="0" w:space="0" w:color="auto"/>
        <w:bottom w:val="none" w:sz="0" w:space="0" w:color="auto"/>
        <w:right w:val="none" w:sz="0" w:space="0" w:color="auto"/>
      </w:divBdr>
    </w:div>
    <w:div w:id="1730685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12588</Words>
  <Characters>71752</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Myron Steeves</dc:creator>
  <cp:keywords/>
  <dc:description/>
  <cp:lastModifiedBy>Myron Steeves</cp:lastModifiedBy>
  <cp:revision>2</cp:revision>
  <dcterms:created xsi:type="dcterms:W3CDTF">2025-11-12T18:55:00Z</dcterms:created>
  <dcterms:modified xsi:type="dcterms:W3CDTF">2025-11-12T18:55:00Z</dcterms:modified>
</cp:coreProperties>
</file>